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1AF904" w14:textId="77777777" w:rsidR="00B20447" w:rsidRDefault="00B20447"/>
    <w:p w14:paraId="04C051F5" w14:textId="77777777" w:rsidR="00E137BC" w:rsidRDefault="00E137BC"/>
    <w:p w14:paraId="78D4B8C1" w14:textId="77777777" w:rsidR="00E137BC" w:rsidRDefault="00E137BC"/>
    <w:p w14:paraId="6221ACA9" w14:textId="77777777" w:rsidR="00E137BC" w:rsidRDefault="00E137BC"/>
    <w:p w14:paraId="6219316B" w14:textId="77777777" w:rsidR="00E137BC" w:rsidRDefault="00E137BC"/>
    <w:p w14:paraId="713150B8" w14:textId="77777777" w:rsidR="00E137BC" w:rsidRPr="00E137BC" w:rsidRDefault="00E137BC">
      <w:pPr>
        <w:rPr>
          <w:sz w:val="44"/>
          <w:szCs w:val="44"/>
        </w:rPr>
      </w:pPr>
    </w:p>
    <w:p w14:paraId="6DFEE36A" w14:textId="77777777" w:rsidR="00934FBF" w:rsidRDefault="00934FBF" w:rsidP="00E137BC">
      <w:pPr>
        <w:jc w:val="center"/>
        <w:rPr>
          <w:sz w:val="52"/>
          <w:szCs w:val="52"/>
        </w:rPr>
      </w:pPr>
    </w:p>
    <w:p w14:paraId="697F5BBB" w14:textId="66674DB8" w:rsidR="00E137BC" w:rsidRPr="00E137BC" w:rsidRDefault="00E137BC" w:rsidP="00E137BC">
      <w:pPr>
        <w:jc w:val="center"/>
        <w:rPr>
          <w:sz w:val="52"/>
          <w:szCs w:val="52"/>
        </w:rPr>
      </w:pPr>
      <w:r w:rsidRPr="00E137BC">
        <w:rPr>
          <w:sz w:val="52"/>
          <w:szCs w:val="52"/>
        </w:rPr>
        <w:t>Project 1 – Group 12</w:t>
      </w:r>
    </w:p>
    <w:p w14:paraId="0FD97D28" w14:textId="32F86606" w:rsidR="00E137BC" w:rsidRPr="00E137BC" w:rsidRDefault="00934FBF" w:rsidP="00E137BC">
      <w:pPr>
        <w:jc w:val="center"/>
        <w:rPr>
          <w:sz w:val="36"/>
          <w:szCs w:val="36"/>
        </w:rPr>
      </w:pPr>
      <w:r>
        <w:rPr>
          <w:sz w:val="36"/>
          <w:szCs w:val="36"/>
        </w:rPr>
        <w:t xml:space="preserve">Financial Analysis </w:t>
      </w:r>
      <w:r w:rsidR="00E137BC" w:rsidRPr="00E137BC">
        <w:rPr>
          <w:sz w:val="36"/>
          <w:szCs w:val="36"/>
        </w:rPr>
        <w:t>Project Overview</w:t>
      </w:r>
    </w:p>
    <w:p w14:paraId="1085E87C" w14:textId="77777777" w:rsidR="00E137BC" w:rsidRDefault="00E137BC" w:rsidP="00E137BC">
      <w:pPr>
        <w:jc w:val="center"/>
      </w:pPr>
      <w:r>
        <w:t xml:space="preserve">Caleb Meinke, Luisa Murillo, </w:t>
      </w:r>
    </w:p>
    <w:p w14:paraId="5A110630" w14:textId="7C348521" w:rsidR="00E137BC" w:rsidRDefault="00E137BC" w:rsidP="00E137BC">
      <w:pPr>
        <w:jc w:val="center"/>
      </w:pPr>
      <w:r>
        <w:t>Gavin Bozan, and Charles Arnold</w:t>
      </w:r>
    </w:p>
    <w:p w14:paraId="67603C19" w14:textId="20302D78" w:rsidR="00E137BC" w:rsidRDefault="00E137BC" w:rsidP="00E137BC">
      <w:pPr>
        <w:jc w:val="center"/>
      </w:pPr>
      <w:r>
        <w:t>Data</w:t>
      </w:r>
      <w:r w:rsidR="00934FBF">
        <w:t>base Analytics Bootcamp – 12/06/24</w:t>
      </w:r>
    </w:p>
    <w:p w14:paraId="7C020610" w14:textId="77777777" w:rsidR="00934FBF" w:rsidRDefault="00934FBF" w:rsidP="00E137BC">
      <w:pPr>
        <w:jc w:val="center"/>
      </w:pPr>
    </w:p>
    <w:p w14:paraId="0DB47BE1" w14:textId="77777777" w:rsidR="00934FBF" w:rsidRDefault="00934FBF" w:rsidP="00E137BC">
      <w:pPr>
        <w:jc w:val="center"/>
      </w:pPr>
    </w:p>
    <w:p w14:paraId="239CD592" w14:textId="77777777" w:rsidR="00934FBF" w:rsidRDefault="00934FBF" w:rsidP="00E137BC">
      <w:pPr>
        <w:jc w:val="center"/>
      </w:pPr>
    </w:p>
    <w:p w14:paraId="461A7773" w14:textId="77777777" w:rsidR="00934FBF" w:rsidRDefault="00934FBF" w:rsidP="00E137BC">
      <w:pPr>
        <w:jc w:val="center"/>
      </w:pPr>
    </w:p>
    <w:p w14:paraId="487F5E55" w14:textId="77777777" w:rsidR="00934FBF" w:rsidRDefault="00934FBF" w:rsidP="00E137BC">
      <w:pPr>
        <w:jc w:val="center"/>
      </w:pPr>
    </w:p>
    <w:p w14:paraId="54305525" w14:textId="77777777" w:rsidR="00934FBF" w:rsidRDefault="00934FBF" w:rsidP="00E137BC">
      <w:pPr>
        <w:jc w:val="center"/>
      </w:pPr>
    </w:p>
    <w:p w14:paraId="616C3353" w14:textId="77777777" w:rsidR="00934FBF" w:rsidRDefault="00934FBF" w:rsidP="00E137BC">
      <w:pPr>
        <w:jc w:val="center"/>
      </w:pPr>
    </w:p>
    <w:p w14:paraId="22885E4A" w14:textId="77777777" w:rsidR="00934FBF" w:rsidRDefault="00934FBF" w:rsidP="00E137BC">
      <w:pPr>
        <w:jc w:val="center"/>
      </w:pPr>
    </w:p>
    <w:p w14:paraId="6AFE5F61" w14:textId="77777777" w:rsidR="00934FBF" w:rsidRDefault="00934FBF" w:rsidP="00E137BC">
      <w:pPr>
        <w:jc w:val="center"/>
      </w:pPr>
    </w:p>
    <w:p w14:paraId="3778B202" w14:textId="77777777" w:rsidR="00934FBF" w:rsidRDefault="00934FBF" w:rsidP="00E137BC">
      <w:pPr>
        <w:jc w:val="center"/>
      </w:pPr>
    </w:p>
    <w:p w14:paraId="3DE69CEA" w14:textId="77777777" w:rsidR="00934FBF" w:rsidRDefault="00934FBF" w:rsidP="00E137BC">
      <w:pPr>
        <w:jc w:val="center"/>
      </w:pPr>
    </w:p>
    <w:p w14:paraId="57D2D166" w14:textId="1EC5AE43" w:rsidR="00934FBF" w:rsidRPr="00E43F72" w:rsidRDefault="00934FBF" w:rsidP="00934FBF">
      <w:pPr>
        <w:rPr>
          <w:b/>
          <w:bCs/>
          <w:u w:val="single"/>
        </w:rPr>
      </w:pPr>
      <w:r w:rsidRPr="00E43F72">
        <w:rPr>
          <w:b/>
          <w:bCs/>
          <w:u w:val="single"/>
        </w:rPr>
        <w:lastRenderedPageBreak/>
        <w:t>Introduction:</w:t>
      </w:r>
    </w:p>
    <w:p w14:paraId="678407D8" w14:textId="428A1CC0" w:rsidR="00C46B51" w:rsidRDefault="008E0F55" w:rsidP="00E43F72">
      <w:r>
        <w:t>For project 1, our group chose to research and analyze a financial dataset of 2,000 individual consumers to determine what relationships existed between consumer attributes, consumer habits, and overall financial health.</w:t>
      </w:r>
      <w:r w:rsidR="00172534">
        <w:t xml:space="preserve"> Data for this effort is sourced from the “</w:t>
      </w:r>
      <w:r w:rsidR="00172534" w:rsidRPr="00172534">
        <w:t>Financial Transactions Dataset: Analytics</w:t>
      </w:r>
      <w:r w:rsidR="00172534">
        <w:t xml:space="preserve">” dataset located at </w:t>
      </w:r>
      <w:hyperlink r:id="rId6" w:history="1">
        <w:r w:rsidR="00172534" w:rsidRPr="00421DB7">
          <w:rPr>
            <w:rStyle w:val="Hyperlink"/>
          </w:rPr>
          <w:t>https://www.kaggle.com/datasets/computingvictor/transactions-fraud-datasets/code</w:t>
        </w:r>
      </w:hyperlink>
      <w:r w:rsidR="00172534">
        <w:t xml:space="preserve">. </w:t>
      </w:r>
    </w:p>
    <w:p w14:paraId="15C14B0F" w14:textId="57E42C4A" w:rsidR="00E43F72" w:rsidRDefault="00172534" w:rsidP="00E43F72">
      <w:r>
        <w:t xml:space="preserve">Inspiration for this research stemmed from multiple resources, including the </w:t>
      </w:r>
      <w:r w:rsidR="008E0F55" w:rsidRPr="008E0F55">
        <w:t>Center for Economic and Policy Research study</w:t>
      </w:r>
      <w:r>
        <w:t xml:space="preserve">, </w:t>
      </w:r>
      <w:r w:rsidR="008E0F55" w:rsidRPr="008E0F55">
        <w:t>“Before and After the Pandemic: Income Volatility, Health Care Affordability, and Debt”</w:t>
      </w:r>
      <w:r>
        <w:t xml:space="preserve"> and the </w:t>
      </w:r>
      <w:r w:rsidRPr="008E0F55">
        <w:t>Financial Health Network’s study, “Financial Health Pulse 2023 U.S. Trends</w:t>
      </w:r>
      <w:r>
        <w:t>.</w:t>
      </w:r>
      <w:r w:rsidRPr="008E0F55">
        <w:t>”</w:t>
      </w:r>
      <w:r>
        <w:t xml:space="preserve">  </w:t>
      </w:r>
      <w:r w:rsidR="008E0F55">
        <w:t xml:space="preserve"> </w:t>
      </w:r>
    </w:p>
    <w:p w14:paraId="33F57ED5" w14:textId="48069BE8" w:rsidR="007F1AD5" w:rsidRDefault="00172534" w:rsidP="00E43F72">
      <w:r>
        <w:t xml:space="preserve">Using the Kaggle dataset, the project </w:t>
      </w:r>
      <w:r w:rsidR="008E0F55">
        <w:t xml:space="preserve">team isolated three key </w:t>
      </w:r>
      <w:r w:rsidR="007F1AD5">
        <w:t>categories of consumer information</w:t>
      </w:r>
      <w:r w:rsidR="008E0F55">
        <w:t xml:space="preserve"> from the dataset</w:t>
      </w:r>
      <w:r w:rsidR="007F1AD5">
        <w:t>, which served as the foundation for subsequent research questions. These categories include the following:</w:t>
      </w:r>
    </w:p>
    <w:p w14:paraId="401829C2" w14:textId="77777777" w:rsidR="007F1AD5" w:rsidRDefault="007F1AD5" w:rsidP="007F1AD5">
      <w:pPr>
        <w:pStyle w:val="ListParagraph"/>
        <w:numPr>
          <w:ilvl w:val="0"/>
          <w:numId w:val="2"/>
        </w:numPr>
      </w:pPr>
      <w:r>
        <w:t>Consumer demographic information:</w:t>
      </w:r>
    </w:p>
    <w:p w14:paraId="454C7DB5" w14:textId="77777777" w:rsidR="007F1AD5" w:rsidRDefault="007F1AD5" w:rsidP="007F1AD5">
      <w:pPr>
        <w:pStyle w:val="ListParagraph"/>
        <w:numPr>
          <w:ilvl w:val="1"/>
          <w:numId w:val="2"/>
        </w:numPr>
      </w:pPr>
      <w:r>
        <w:t>Age</w:t>
      </w:r>
    </w:p>
    <w:p w14:paraId="6DC3379A" w14:textId="77777777" w:rsidR="007F1AD5" w:rsidRDefault="007F1AD5" w:rsidP="007F1AD5">
      <w:pPr>
        <w:pStyle w:val="ListParagraph"/>
        <w:numPr>
          <w:ilvl w:val="1"/>
          <w:numId w:val="2"/>
        </w:numPr>
      </w:pPr>
      <w:r>
        <w:t>Gender</w:t>
      </w:r>
    </w:p>
    <w:p w14:paraId="1847D96C" w14:textId="77777777" w:rsidR="007F1AD5" w:rsidRDefault="007F1AD5" w:rsidP="007F1AD5">
      <w:pPr>
        <w:pStyle w:val="ListParagraph"/>
        <w:numPr>
          <w:ilvl w:val="1"/>
          <w:numId w:val="2"/>
        </w:numPr>
      </w:pPr>
      <w:r>
        <w:t>Income</w:t>
      </w:r>
    </w:p>
    <w:p w14:paraId="2CAB25FC" w14:textId="77777777" w:rsidR="007F1AD5" w:rsidRDefault="007F1AD5" w:rsidP="007F1AD5">
      <w:pPr>
        <w:pStyle w:val="ListParagraph"/>
        <w:numPr>
          <w:ilvl w:val="0"/>
          <w:numId w:val="2"/>
        </w:numPr>
      </w:pPr>
      <w:r>
        <w:t>Consumer Financial Attributes:</w:t>
      </w:r>
    </w:p>
    <w:p w14:paraId="7C77EBFA" w14:textId="77777777" w:rsidR="007F1AD5" w:rsidRDefault="007F1AD5" w:rsidP="007F1AD5">
      <w:pPr>
        <w:pStyle w:val="ListParagraph"/>
        <w:numPr>
          <w:ilvl w:val="1"/>
          <w:numId w:val="2"/>
        </w:numPr>
      </w:pPr>
      <w:r>
        <w:t>Total debt</w:t>
      </w:r>
    </w:p>
    <w:p w14:paraId="6C8F39B5" w14:textId="77777777" w:rsidR="007F1AD5" w:rsidRDefault="007F1AD5" w:rsidP="007F1AD5">
      <w:pPr>
        <w:pStyle w:val="ListParagraph"/>
        <w:numPr>
          <w:ilvl w:val="1"/>
          <w:numId w:val="2"/>
        </w:numPr>
      </w:pPr>
      <w:r>
        <w:t>Credit score</w:t>
      </w:r>
    </w:p>
    <w:p w14:paraId="683D0862" w14:textId="77777777" w:rsidR="007F1AD5" w:rsidRDefault="007F1AD5" w:rsidP="007F1AD5">
      <w:pPr>
        <w:pStyle w:val="ListParagraph"/>
        <w:numPr>
          <w:ilvl w:val="1"/>
          <w:numId w:val="2"/>
        </w:numPr>
      </w:pPr>
      <w:r>
        <w:t>Total number of payment cards</w:t>
      </w:r>
    </w:p>
    <w:p w14:paraId="680D868C" w14:textId="77777777" w:rsidR="007F1AD5" w:rsidRDefault="007F1AD5" w:rsidP="007F1AD5">
      <w:pPr>
        <w:pStyle w:val="ListParagraph"/>
        <w:numPr>
          <w:ilvl w:val="0"/>
          <w:numId w:val="2"/>
        </w:numPr>
      </w:pPr>
      <w:r>
        <w:t>Geographic information</w:t>
      </w:r>
    </w:p>
    <w:p w14:paraId="10DFF939" w14:textId="77777777" w:rsidR="007F1AD5" w:rsidRDefault="007F1AD5" w:rsidP="007F1AD5">
      <w:pPr>
        <w:pStyle w:val="ListParagraph"/>
        <w:numPr>
          <w:ilvl w:val="1"/>
          <w:numId w:val="2"/>
        </w:numPr>
      </w:pPr>
      <w:r>
        <w:t>State of residence</w:t>
      </w:r>
    </w:p>
    <w:p w14:paraId="6825C19A" w14:textId="7B549167" w:rsidR="007F1AD5" w:rsidRDefault="007F1AD5" w:rsidP="00E54F30">
      <w:pPr>
        <w:pStyle w:val="ListParagraph"/>
        <w:numPr>
          <w:ilvl w:val="1"/>
          <w:numId w:val="2"/>
        </w:numPr>
      </w:pPr>
      <w:r>
        <w:t>Region of residence</w:t>
      </w:r>
    </w:p>
    <w:p w14:paraId="1341D046" w14:textId="36BA3759" w:rsidR="00490853" w:rsidRPr="00490853" w:rsidRDefault="00490853" w:rsidP="00E43F72">
      <w:pPr>
        <w:rPr>
          <w:b/>
          <w:bCs/>
          <w:u w:val="single"/>
        </w:rPr>
      </w:pPr>
      <w:r>
        <w:rPr>
          <w:b/>
          <w:bCs/>
          <w:u w:val="single"/>
        </w:rPr>
        <w:t>Objectives:</w:t>
      </w:r>
    </w:p>
    <w:p w14:paraId="3B99C143" w14:textId="58999CBC" w:rsidR="00314D0C" w:rsidRDefault="007F1AD5" w:rsidP="00490853">
      <w:r>
        <w:t xml:space="preserve">To determine the impact of these variables on individual financial health, the team leveraged the total debt-to-income ratio (DTI) for each consumer; calculated by dividing the individual </w:t>
      </w:r>
      <w:r w:rsidR="00A276F8">
        <w:t xml:space="preserve">consumer’s </w:t>
      </w:r>
      <w:r>
        <w:t xml:space="preserve">total debt by </w:t>
      </w:r>
      <w:r w:rsidR="00314D0C">
        <w:t>their</w:t>
      </w:r>
      <w:r>
        <w:t xml:space="preserve"> yearly income.</w:t>
      </w:r>
      <w:r w:rsidR="00490853">
        <w:t xml:space="preserve"> </w:t>
      </w:r>
    </w:p>
    <w:p w14:paraId="53CCE373" w14:textId="64480FF9" w:rsidR="00490853" w:rsidRDefault="00490853" w:rsidP="00490853">
      <w:r w:rsidRPr="00490853">
        <w:t>Various forms of the debt-to-income ratio are used in the financial industry to measure general financial health, creditworthiness, and financial stress</w:t>
      </w:r>
      <w:r>
        <w:t xml:space="preserve">. </w:t>
      </w:r>
      <w:r w:rsidRPr="00490853">
        <w:t xml:space="preserve">This is a known consideration in lending, credit scoring, and </w:t>
      </w:r>
      <w:r>
        <w:t xml:space="preserve">consumer </w:t>
      </w:r>
      <w:r w:rsidRPr="00490853">
        <w:t>risk assessment</w:t>
      </w:r>
      <w:r>
        <w:t xml:space="preserve">; providing </w:t>
      </w:r>
      <w:r w:rsidRPr="00490853">
        <w:t>a glance at individual debt payment obligations compared against income to determine</w:t>
      </w:r>
      <w:r>
        <w:t xml:space="preserve"> overall</w:t>
      </w:r>
      <w:r w:rsidRPr="00490853">
        <w:t xml:space="preserve"> financial health</w:t>
      </w:r>
      <w:r>
        <w:t xml:space="preserve">. </w:t>
      </w:r>
      <w:r w:rsidR="007F1AD5">
        <w:t xml:space="preserve"> </w:t>
      </w:r>
    </w:p>
    <w:p w14:paraId="02E0CB45" w14:textId="77777777" w:rsidR="00490853" w:rsidRDefault="00490853" w:rsidP="00490853">
      <w:r>
        <w:lastRenderedPageBreak/>
        <w:t>For the purposes of this study, a</w:t>
      </w:r>
      <w:r w:rsidR="007F1AD5">
        <w:t>nalysis of individual variables in each</w:t>
      </w:r>
      <w:r>
        <w:t xml:space="preserve"> consumer</w:t>
      </w:r>
      <w:r w:rsidR="007F1AD5">
        <w:t xml:space="preserve"> category, their interrelationships, and their correlation to DTI provided the basis for</w:t>
      </w:r>
      <w:r w:rsidR="008E0F55">
        <w:t xml:space="preserve"> assess</w:t>
      </w:r>
      <w:r w:rsidR="007F1AD5">
        <w:t>ing</w:t>
      </w:r>
      <w:r w:rsidR="008E0F55">
        <w:t xml:space="preserve"> their influence or impact on individual financial health</w:t>
      </w:r>
      <w:r w:rsidR="007F1AD5">
        <w:t xml:space="preserve">. </w:t>
      </w:r>
      <w:r w:rsidR="00ED1411">
        <w:t xml:space="preserve">Following the above outline, this research </w:t>
      </w:r>
      <w:r>
        <w:t>hypothesized the following</w:t>
      </w:r>
      <w:r w:rsidR="00ED1411">
        <w:t xml:space="preserve">: </w:t>
      </w:r>
    </w:p>
    <w:p w14:paraId="713658EC" w14:textId="0833F07F" w:rsidR="00490853" w:rsidRPr="00490853" w:rsidRDefault="00490853" w:rsidP="00490853">
      <w:pPr>
        <w:pStyle w:val="ListParagraph"/>
        <w:numPr>
          <w:ilvl w:val="0"/>
          <w:numId w:val="7"/>
        </w:numPr>
      </w:pPr>
      <w:r w:rsidRPr="00490853">
        <w:rPr>
          <w:sz w:val="23"/>
          <w:szCs w:val="23"/>
        </w:rPr>
        <w:t>Customer demographics including age, gender, and income influence individual financial health (as measured by the DTI</w:t>
      </w:r>
      <w:r>
        <w:rPr>
          <w:sz w:val="23"/>
          <w:szCs w:val="23"/>
        </w:rPr>
        <w:t xml:space="preserve"> ratio</w:t>
      </w:r>
      <w:r w:rsidRPr="00490853">
        <w:rPr>
          <w:sz w:val="23"/>
          <w:szCs w:val="23"/>
        </w:rPr>
        <w:t>)</w:t>
      </w:r>
    </w:p>
    <w:p w14:paraId="37307D5F" w14:textId="3B99EE5D" w:rsidR="00490853" w:rsidRPr="00490853" w:rsidRDefault="00490853" w:rsidP="00490853">
      <w:pPr>
        <w:pStyle w:val="ListParagraph"/>
        <w:numPr>
          <w:ilvl w:val="0"/>
          <w:numId w:val="7"/>
        </w:numPr>
      </w:pPr>
      <w:r w:rsidRPr="00490853">
        <w:rPr>
          <w:sz w:val="23"/>
          <w:szCs w:val="23"/>
        </w:rPr>
        <w:t>Individual financial attributes including total debt, total card count, and credit score influence individual financial health (as measured by the DTI</w:t>
      </w:r>
      <w:r>
        <w:rPr>
          <w:sz w:val="23"/>
          <w:szCs w:val="23"/>
        </w:rPr>
        <w:t xml:space="preserve"> ratio</w:t>
      </w:r>
      <w:r w:rsidRPr="00490853">
        <w:rPr>
          <w:sz w:val="23"/>
          <w:szCs w:val="23"/>
        </w:rPr>
        <w:t>)</w:t>
      </w:r>
    </w:p>
    <w:p w14:paraId="77D4FE4D" w14:textId="49F65FE9" w:rsidR="00490853" w:rsidRPr="00490853" w:rsidRDefault="00490853" w:rsidP="00490853">
      <w:pPr>
        <w:pStyle w:val="ListParagraph"/>
        <w:numPr>
          <w:ilvl w:val="0"/>
          <w:numId w:val="7"/>
        </w:numPr>
      </w:pPr>
      <w:r w:rsidRPr="00490853">
        <w:rPr>
          <w:sz w:val="23"/>
          <w:szCs w:val="23"/>
        </w:rPr>
        <w:t>Customer geographic information including state, region, and per-capita-income influence individual financial health (as measured by the DTI</w:t>
      </w:r>
      <w:r>
        <w:rPr>
          <w:sz w:val="23"/>
          <w:szCs w:val="23"/>
        </w:rPr>
        <w:t xml:space="preserve"> ratio</w:t>
      </w:r>
      <w:r w:rsidRPr="00490853">
        <w:rPr>
          <w:sz w:val="23"/>
          <w:szCs w:val="23"/>
        </w:rPr>
        <w:t>)</w:t>
      </w:r>
    </w:p>
    <w:p w14:paraId="020F3670" w14:textId="77777777" w:rsidR="00ED79C8" w:rsidRDefault="00ED79C8" w:rsidP="007F1AD5">
      <w:pPr>
        <w:rPr>
          <w:b/>
          <w:bCs/>
          <w:u w:val="single"/>
        </w:rPr>
      </w:pPr>
    </w:p>
    <w:p w14:paraId="07136BD0" w14:textId="528CE3E2" w:rsidR="007F1AD5" w:rsidRPr="00E43F72" w:rsidRDefault="007F1AD5" w:rsidP="007F1AD5">
      <w:pPr>
        <w:rPr>
          <w:b/>
          <w:bCs/>
          <w:u w:val="single"/>
        </w:rPr>
      </w:pPr>
      <w:r w:rsidRPr="00E43F72">
        <w:rPr>
          <w:b/>
          <w:bCs/>
          <w:u w:val="single"/>
        </w:rPr>
        <w:t>Data organization and cleaning:</w:t>
      </w:r>
    </w:p>
    <w:p w14:paraId="6AA3B668" w14:textId="3D4CB35F" w:rsidR="00E43F72" w:rsidRDefault="00AC1DDB" w:rsidP="00ED1411">
      <w:pPr>
        <w:tabs>
          <w:tab w:val="num" w:pos="720"/>
        </w:tabs>
      </w:pPr>
      <w:r>
        <w:t>The</w:t>
      </w:r>
      <w:r w:rsidR="00ED1411">
        <w:t xml:space="preserve"> dataset required significant reorganization and cleaning. Initially, the dataset </w:t>
      </w:r>
      <w:r w:rsidR="00F029A3">
        <w:t>contained</w:t>
      </w:r>
      <w:r w:rsidR="00ED1411">
        <w:t xml:space="preserve"> two CSV files</w:t>
      </w:r>
      <w:r>
        <w:t>,</w:t>
      </w:r>
      <w:r w:rsidR="00ED1411">
        <w:t xml:space="preserve"> one file </w:t>
      </w:r>
      <w:r w:rsidR="008E0F55" w:rsidRPr="008E0F55">
        <w:t>containing individual customer attributes and</w:t>
      </w:r>
      <w:r>
        <w:t xml:space="preserve"> another</w:t>
      </w:r>
      <w:r w:rsidR="00101655">
        <w:t xml:space="preserve"> </w:t>
      </w:r>
      <w:r w:rsidR="008E0F55" w:rsidRPr="008E0F55">
        <w:t>containing payment transaction attributes</w:t>
      </w:r>
      <w:r w:rsidR="00ED1411">
        <w:t xml:space="preserve">. Merging these files into a single </w:t>
      </w:r>
      <w:proofErr w:type="spellStart"/>
      <w:r w:rsidR="00ED1411">
        <w:t>dataframe</w:t>
      </w:r>
      <w:proofErr w:type="spellEnd"/>
      <w:r w:rsidR="00ED1411">
        <w:t xml:space="preserve"> was necessary to achieving the stated research objectives. As a result, the team merged the CSVs</w:t>
      </w:r>
      <w:r w:rsidR="008E0F55" w:rsidRPr="008E0F55">
        <w:t xml:space="preserve"> on the </w:t>
      </w:r>
      <w:r w:rsidR="00ED1411">
        <w:t xml:space="preserve">consumer </w:t>
      </w:r>
      <w:r w:rsidR="008E0F55" w:rsidRPr="008E0F55">
        <w:t xml:space="preserve">client ID </w:t>
      </w:r>
      <w:r w:rsidR="00ED1411">
        <w:t xml:space="preserve">columns contained in both </w:t>
      </w:r>
      <w:r w:rsidR="00673B0D">
        <w:t xml:space="preserve">databases. </w:t>
      </w:r>
    </w:p>
    <w:p w14:paraId="10B53F29" w14:textId="77777777" w:rsidR="00673B0D" w:rsidRDefault="00673B0D" w:rsidP="00673B0D">
      <w:pPr>
        <w:keepNext/>
        <w:tabs>
          <w:tab w:val="num" w:pos="720"/>
        </w:tabs>
      </w:pPr>
      <w:r w:rsidRPr="00673B0D">
        <w:rPr>
          <w:noProof/>
        </w:rPr>
        <w:drawing>
          <wp:inline distT="0" distB="0" distL="0" distR="0" wp14:anchorId="348463D7" wp14:editId="00054A44">
            <wp:extent cx="5144218" cy="552527"/>
            <wp:effectExtent l="0" t="0" r="0" b="0"/>
            <wp:docPr id="230078487"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78487" name="Picture 1" descr="A black and red text&#10;&#10;Description automatically generated"/>
                    <pic:cNvPicPr/>
                  </pic:nvPicPr>
                  <pic:blipFill>
                    <a:blip r:embed="rId7"/>
                    <a:stretch>
                      <a:fillRect/>
                    </a:stretch>
                  </pic:blipFill>
                  <pic:spPr>
                    <a:xfrm>
                      <a:off x="0" y="0"/>
                      <a:ext cx="5144218" cy="552527"/>
                    </a:xfrm>
                    <a:prstGeom prst="rect">
                      <a:avLst/>
                    </a:prstGeom>
                  </pic:spPr>
                </pic:pic>
              </a:graphicData>
            </a:graphic>
          </wp:inline>
        </w:drawing>
      </w:r>
    </w:p>
    <w:p w14:paraId="34364CEE" w14:textId="7E7F0E44" w:rsidR="008E0F55" w:rsidRPr="00D43696" w:rsidRDefault="00673B0D" w:rsidP="00673B0D">
      <w:pPr>
        <w:pStyle w:val="Caption"/>
        <w:rPr>
          <w:sz w:val="20"/>
          <w:szCs w:val="20"/>
        </w:rPr>
      </w:pPr>
      <w:r w:rsidRPr="00D43696">
        <w:rPr>
          <w:sz w:val="20"/>
          <w:szCs w:val="20"/>
        </w:rPr>
        <w:t>Python code for merging CSVs</w:t>
      </w:r>
    </w:p>
    <w:p w14:paraId="6377AC47" w14:textId="25A7D2CF" w:rsidR="00A522C2" w:rsidRDefault="00A522C2" w:rsidP="00A522C2">
      <w:pPr>
        <w:keepNext/>
      </w:pPr>
      <w:r w:rsidRPr="00A522C2">
        <w:rPr>
          <w:noProof/>
        </w:rPr>
        <w:drawing>
          <wp:inline distT="0" distB="0" distL="0" distR="0" wp14:anchorId="2126423D" wp14:editId="30879367">
            <wp:extent cx="5943600" cy="1201420"/>
            <wp:effectExtent l="0" t="0" r="0" b="0"/>
            <wp:docPr id="1392287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87721" name="Picture 1" descr="A screenshot of a computer&#10;&#10;Description automatically generated"/>
                    <pic:cNvPicPr/>
                  </pic:nvPicPr>
                  <pic:blipFill>
                    <a:blip r:embed="rId8"/>
                    <a:stretch>
                      <a:fillRect/>
                    </a:stretch>
                  </pic:blipFill>
                  <pic:spPr>
                    <a:xfrm>
                      <a:off x="0" y="0"/>
                      <a:ext cx="5943600" cy="1201420"/>
                    </a:xfrm>
                    <a:prstGeom prst="rect">
                      <a:avLst/>
                    </a:prstGeom>
                  </pic:spPr>
                </pic:pic>
              </a:graphicData>
            </a:graphic>
          </wp:inline>
        </w:drawing>
      </w:r>
    </w:p>
    <w:p w14:paraId="3C2C3515" w14:textId="7C10C924" w:rsidR="00A522C2" w:rsidRPr="00D43696" w:rsidRDefault="00A522C2" w:rsidP="00E43F72">
      <w:pPr>
        <w:pStyle w:val="Caption"/>
        <w:rPr>
          <w:sz w:val="20"/>
          <w:szCs w:val="20"/>
        </w:rPr>
      </w:pPr>
      <w:r w:rsidRPr="00D43696">
        <w:rPr>
          <w:sz w:val="20"/>
          <w:szCs w:val="20"/>
        </w:rPr>
        <w:t xml:space="preserve">Merged </w:t>
      </w:r>
      <w:proofErr w:type="spellStart"/>
      <w:r w:rsidRPr="00D43696">
        <w:rPr>
          <w:sz w:val="20"/>
          <w:szCs w:val="20"/>
        </w:rPr>
        <w:t>dataframe</w:t>
      </w:r>
      <w:proofErr w:type="spellEnd"/>
    </w:p>
    <w:p w14:paraId="257E8926" w14:textId="2AD4C693" w:rsidR="00CD1C49" w:rsidRDefault="00323437" w:rsidP="00E43F72">
      <w:r>
        <w:t>From there</w:t>
      </w:r>
      <w:r w:rsidR="00A522C2" w:rsidRPr="00A522C2">
        <w:t>, the data also required data cleaning on several columns. This included</w:t>
      </w:r>
      <w:r w:rsidR="00A522C2">
        <w:t xml:space="preserve"> </w:t>
      </w:r>
      <w:r w:rsidR="00A522C2" w:rsidRPr="00A522C2">
        <w:t>removing dollar signs from monetary values</w:t>
      </w:r>
      <w:r w:rsidR="00A522C2">
        <w:t xml:space="preserve"> in the</w:t>
      </w:r>
      <w:r>
        <w:t xml:space="preserve"> “</w:t>
      </w:r>
      <w:proofErr w:type="spellStart"/>
      <w:r>
        <w:t>credit_limit</w:t>
      </w:r>
      <w:proofErr w:type="spellEnd"/>
      <w:r>
        <w:t>,” “</w:t>
      </w:r>
      <w:proofErr w:type="spellStart"/>
      <w:r>
        <w:t>per_capita_income</w:t>
      </w:r>
      <w:proofErr w:type="spellEnd"/>
      <w:r>
        <w:t>,” “</w:t>
      </w:r>
      <w:proofErr w:type="spellStart"/>
      <w:r>
        <w:t>yearly_income</w:t>
      </w:r>
      <w:proofErr w:type="spellEnd"/>
      <w:r w:rsidR="0094668E">
        <w:t>,</w:t>
      </w:r>
      <w:r>
        <w:t xml:space="preserve">” </w:t>
      </w:r>
      <w:r w:rsidR="0094668E">
        <w:t>and “</w:t>
      </w:r>
      <w:proofErr w:type="spellStart"/>
      <w:r w:rsidR="0094668E">
        <w:t>total_debt</w:t>
      </w:r>
      <w:proofErr w:type="spellEnd"/>
      <w:r w:rsidR="0094668E">
        <w:t xml:space="preserve">” </w:t>
      </w:r>
      <w:r>
        <w:t xml:space="preserve">columns to convert these figures from strings to integers. </w:t>
      </w:r>
      <w:r w:rsidR="00A522C2">
        <w:t xml:space="preserve"> </w:t>
      </w:r>
      <w:r w:rsidR="0094668E">
        <w:t xml:space="preserve">Additionally, data cleaning efforts resulted in dropping several columns unessential to the research objectives and removing duplicate entries of client ID financial transactions. The refined </w:t>
      </w:r>
      <w:proofErr w:type="spellStart"/>
      <w:r w:rsidR="0094668E">
        <w:t>dataframe</w:t>
      </w:r>
      <w:proofErr w:type="spellEnd"/>
      <w:r w:rsidR="0094668E">
        <w:t xml:space="preserve"> provided a consolidated view of the variables essential to the research objectives, </w:t>
      </w:r>
      <w:r w:rsidR="00C71833">
        <w:t>which included calculation of</w:t>
      </w:r>
      <w:r w:rsidR="0094668E">
        <w:t xml:space="preserve"> </w:t>
      </w:r>
      <w:r w:rsidR="00CD1C49">
        <w:t xml:space="preserve">the </w:t>
      </w:r>
      <w:r w:rsidR="0094668E">
        <w:t xml:space="preserve">DTI for each client ID in the </w:t>
      </w:r>
      <w:proofErr w:type="spellStart"/>
      <w:r w:rsidR="0094668E">
        <w:lastRenderedPageBreak/>
        <w:t>dataframe</w:t>
      </w:r>
      <w:proofErr w:type="spellEnd"/>
      <w:r w:rsidR="00C71833">
        <w:t xml:space="preserve">. Code generated to achieve </w:t>
      </w:r>
      <w:r w:rsidR="00CD1C49">
        <w:t xml:space="preserve">this objective saved the output to a new </w:t>
      </w:r>
      <w:r w:rsidR="0094668E">
        <w:t>“</w:t>
      </w:r>
      <w:proofErr w:type="spellStart"/>
      <w:r w:rsidR="0094668E">
        <w:t>debt_to_income</w:t>
      </w:r>
      <w:proofErr w:type="spellEnd"/>
      <w:r w:rsidR="0094668E">
        <w:t>” column</w:t>
      </w:r>
      <w:r w:rsidR="00CD1C49">
        <w:t xml:space="preserve">, which staged the </w:t>
      </w:r>
      <w:proofErr w:type="spellStart"/>
      <w:r w:rsidR="00CD1C49">
        <w:t>dataframe</w:t>
      </w:r>
      <w:proofErr w:type="spellEnd"/>
      <w:r w:rsidR="00CD1C49">
        <w:t xml:space="preserve"> for data visualization. </w:t>
      </w:r>
    </w:p>
    <w:p w14:paraId="2280E3A2" w14:textId="77777777" w:rsidR="00CD1C49" w:rsidRDefault="00CD1C49" w:rsidP="00A522C2"/>
    <w:p w14:paraId="2A234EA5" w14:textId="77777777" w:rsidR="00CD1C49" w:rsidRDefault="00CD1C49" w:rsidP="00CD1C49">
      <w:pPr>
        <w:keepNext/>
      </w:pPr>
      <w:r w:rsidRPr="00CD1C49">
        <w:rPr>
          <w:noProof/>
        </w:rPr>
        <w:drawing>
          <wp:inline distT="0" distB="0" distL="0" distR="0" wp14:anchorId="0BE655A2" wp14:editId="07772ECF">
            <wp:extent cx="5943600" cy="2286000"/>
            <wp:effectExtent l="0" t="0" r="0" b="0"/>
            <wp:docPr id="667731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31474" name="Picture 1" descr="A screenshot of a computer&#10;&#10;Description automatically generated"/>
                    <pic:cNvPicPr/>
                  </pic:nvPicPr>
                  <pic:blipFill>
                    <a:blip r:embed="rId9"/>
                    <a:stretch>
                      <a:fillRect/>
                    </a:stretch>
                  </pic:blipFill>
                  <pic:spPr>
                    <a:xfrm>
                      <a:off x="0" y="0"/>
                      <a:ext cx="5943600" cy="2286000"/>
                    </a:xfrm>
                    <a:prstGeom prst="rect">
                      <a:avLst/>
                    </a:prstGeom>
                  </pic:spPr>
                </pic:pic>
              </a:graphicData>
            </a:graphic>
          </wp:inline>
        </w:drawing>
      </w:r>
    </w:p>
    <w:p w14:paraId="1CBF27A3" w14:textId="2722D66E" w:rsidR="00CD1C49" w:rsidRDefault="00CD1C49" w:rsidP="00E54F30">
      <w:pPr>
        <w:pStyle w:val="Caption"/>
      </w:pPr>
      <w:r>
        <w:t>Cleaned Dataframe</w:t>
      </w:r>
    </w:p>
    <w:p w14:paraId="5AD01D08" w14:textId="0354D7C0" w:rsidR="00A522C2" w:rsidRDefault="00CD1C49" w:rsidP="00A522C2">
      <w:r>
        <w:t>Following the addition of the DTI</w:t>
      </w:r>
      <w:r w:rsidR="00490853">
        <w:t xml:space="preserve"> ratio</w:t>
      </w:r>
      <w:r>
        <w:t xml:space="preserve"> information to the </w:t>
      </w:r>
      <w:proofErr w:type="spellStart"/>
      <w:r>
        <w:t>dataframe</w:t>
      </w:r>
      <w:proofErr w:type="spellEnd"/>
      <w:r>
        <w:t>, the final step in the data cleaning effort required r</w:t>
      </w:r>
      <w:r w:rsidR="00A522C2" w:rsidRPr="00A522C2">
        <w:t xml:space="preserve">everse geocoding </w:t>
      </w:r>
      <w:r>
        <w:t xml:space="preserve">of the latitude and longitude information in the original CSV files. This effort produced the state of residence for client ID, a critical component to the assessment of geographical relationship to DTI. </w:t>
      </w:r>
      <w:r w:rsidR="00E43F72">
        <w:t>Using</w:t>
      </w:r>
      <w:r w:rsidR="00172534">
        <w:t xml:space="preserve"> the </w:t>
      </w:r>
      <w:proofErr w:type="spellStart"/>
      <w:r w:rsidR="00172534" w:rsidRPr="00172534">
        <w:t>OpenCage</w:t>
      </w:r>
      <w:proofErr w:type="spellEnd"/>
      <w:r w:rsidR="00172534" w:rsidRPr="00172534">
        <w:t xml:space="preserve"> Geocoding API</w:t>
      </w:r>
      <w:r w:rsidR="00172534">
        <w:t xml:space="preserve">, the project team generated code to loop through the </w:t>
      </w:r>
      <w:proofErr w:type="spellStart"/>
      <w:r w:rsidR="00172534">
        <w:t>dataframe</w:t>
      </w:r>
      <w:proofErr w:type="spellEnd"/>
      <w:r w:rsidR="00172534">
        <w:t xml:space="preserve"> and extract the exact address of each latitude and longitude intersection</w:t>
      </w:r>
      <w:r w:rsidR="00E43F72">
        <w:t xml:space="preserve"> via the </w:t>
      </w:r>
      <w:proofErr w:type="spellStart"/>
      <w:r w:rsidR="00E43F72">
        <w:t>OpenCage</w:t>
      </w:r>
      <w:proofErr w:type="spellEnd"/>
      <w:r w:rsidR="00E43F72">
        <w:t xml:space="preserve"> database</w:t>
      </w:r>
      <w:r w:rsidR="00172534">
        <w:t xml:space="preserve">, saving this address off to a new column (ChatGPT, 2024). </w:t>
      </w:r>
      <w:r w:rsidR="00E43F72">
        <w:t xml:space="preserve">This finalized the </w:t>
      </w:r>
      <w:proofErr w:type="spellStart"/>
      <w:r w:rsidR="00E43F72">
        <w:t>dataframe</w:t>
      </w:r>
      <w:proofErr w:type="spellEnd"/>
      <w:r w:rsidR="00E43F72">
        <w:t xml:space="preserve"> preparation efforts, permitting research and data visualization for the first of the project team’s three research questions.</w:t>
      </w:r>
    </w:p>
    <w:p w14:paraId="5FFA94CF" w14:textId="77777777" w:rsidR="00E43F72" w:rsidRDefault="00E43F72" w:rsidP="00E43F72">
      <w:pPr>
        <w:keepNext/>
      </w:pPr>
      <w:r w:rsidRPr="00E43F72">
        <w:rPr>
          <w:noProof/>
        </w:rPr>
        <w:lastRenderedPageBreak/>
        <w:drawing>
          <wp:inline distT="0" distB="0" distL="0" distR="0" wp14:anchorId="3B80A889" wp14:editId="34B51AE5">
            <wp:extent cx="5943600" cy="5230495"/>
            <wp:effectExtent l="0" t="0" r="0" b="8255"/>
            <wp:docPr id="21308447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44739" name="Picture 1" descr="A screenshot of a computer program&#10;&#10;Description automatically generated"/>
                    <pic:cNvPicPr/>
                  </pic:nvPicPr>
                  <pic:blipFill>
                    <a:blip r:embed="rId10"/>
                    <a:stretch>
                      <a:fillRect/>
                    </a:stretch>
                  </pic:blipFill>
                  <pic:spPr>
                    <a:xfrm>
                      <a:off x="0" y="0"/>
                      <a:ext cx="5943600" cy="5230495"/>
                    </a:xfrm>
                    <a:prstGeom prst="rect">
                      <a:avLst/>
                    </a:prstGeom>
                  </pic:spPr>
                </pic:pic>
              </a:graphicData>
            </a:graphic>
          </wp:inline>
        </w:drawing>
      </w:r>
    </w:p>
    <w:p w14:paraId="570EA77A" w14:textId="1A21853A" w:rsidR="00E43F72" w:rsidRDefault="00E43F72" w:rsidP="00E43F72">
      <w:pPr>
        <w:pStyle w:val="Caption"/>
      </w:pPr>
      <w:r>
        <w:t>Reverse geocoding function</w:t>
      </w:r>
    </w:p>
    <w:p w14:paraId="3752DA74" w14:textId="77777777" w:rsidR="00A522C2" w:rsidRDefault="00A522C2" w:rsidP="00A522C2"/>
    <w:p w14:paraId="40EBCF44" w14:textId="317B2C03" w:rsidR="004D1CC0" w:rsidRDefault="004D1CC0" w:rsidP="00E43F72">
      <w:pPr>
        <w:rPr>
          <w:b/>
          <w:bCs/>
          <w:u w:val="single"/>
        </w:rPr>
      </w:pPr>
      <w:r>
        <w:rPr>
          <w:b/>
          <w:bCs/>
          <w:u w:val="single"/>
        </w:rPr>
        <w:t xml:space="preserve">Question 1: </w:t>
      </w:r>
      <w:r w:rsidRPr="004D1CC0">
        <w:rPr>
          <w:b/>
          <w:bCs/>
          <w:u w:val="single"/>
        </w:rPr>
        <w:t>How do customer demographics correlate with customer financial health</w:t>
      </w:r>
      <w:r>
        <w:rPr>
          <w:b/>
          <w:bCs/>
          <w:u w:val="single"/>
        </w:rPr>
        <w:t>?</w:t>
      </w:r>
    </w:p>
    <w:p w14:paraId="79BC269F" w14:textId="0192008A" w:rsidR="0054565F" w:rsidRPr="00D43696" w:rsidRDefault="007B0D8E" w:rsidP="00E43F72">
      <w:pPr>
        <w:rPr>
          <w:color w:val="000000" w:themeColor="text1"/>
        </w:rPr>
      </w:pPr>
      <w:r w:rsidRPr="00D43696">
        <w:rPr>
          <w:color w:val="000000" w:themeColor="text1"/>
        </w:rPr>
        <w:t>The goal of this analysis was to explore the distribution of debt-to-income</w:t>
      </w:r>
      <w:r w:rsidR="005D5A62" w:rsidRPr="00D43696">
        <w:rPr>
          <w:color w:val="000000" w:themeColor="text1"/>
        </w:rPr>
        <w:t xml:space="preserve"> across genders and identify any significant differences between women and men.</w:t>
      </w:r>
    </w:p>
    <w:p w14:paraId="015FB399" w14:textId="14C216FF" w:rsidR="004D1CC0" w:rsidRDefault="00E347CD" w:rsidP="00D43696">
      <w:pPr>
        <w:jc w:val="center"/>
        <w:rPr>
          <w:b/>
          <w:bCs/>
          <w:u w:val="single"/>
        </w:rPr>
      </w:pPr>
      <w:r w:rsidRPr="00E347CD">
        <w:rPr>
          <w:b/>
          <w:bCs/>
          <w:noProof/>
          <w:u w:val="single"/>
        </w:rPr>
        <w:lastRenderedPageBreak/>
        <w:drawing>
          <wp:inline distT="0" distB="0" distL="0" distR="0" wp14:anchorId="74F8F60C" wp14:editId="14A30925">
            <wp:extent cx="4316066" cy="3675737"/>
            <wp:effectExtent l="0" t="0" r="8890" b="1270"/>
            <wp:docPr id="8" name="Picture 7" descr="A diagram of a gender distribution&#10;&#10;Description automatically generated">
              <a:extLst xmlns:a="http://schemas.openxmlformats.org/drawingml/2006/main">
                <a:ext uri="{FF2B5EF4-FFF2-40B4-BE49-F238E27FC236}">
                  <a16:creationId xmlns:a16="http://schemas.microsoft.com/office/drawing/2014/main" id="{62E2B050-A4C4-EFC9-A369-2E44D138DB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gender distribution&#10;&#10;Description automatically generated">
                      <a:extLst>
                        <a:ext uri="{FF2B5EF4-FFF2-40B4-BE49-F238E27FC236}">
                          <a16:creationId xmlns:a16="http://schemas.microsoft.com/office/drawing/2014/main" id="{62E2B050-A4C4-EFC9-A369-2E44D138DBD6}"/>
                        </a:ext>
                      </a:extLst>
                    </pic:cNvPr>
                    <pic:cNvPicPr>
                      <a:picLocks noChangeAspect="1"/>
                    </pic:cNvPicPr>
                  </pic:nvPicPr>
                  <pic:blipFill>
                    <a:blip r:embed="rId11"/>
                    <a:stretch>
                      <a:fillRect/>
                    </a:stretch>
                  </pic:blipFill>
                  <pic:spPr>
                    <a:xfrm>
                      <a:off x="0" y="0"/>
                      <a:ext cx="4316066" cy="3675737"/>
                    </a:xfrm>
                    <a:prstGeom prst="rect">
                      <a:avLst/>
                    </a:prstGeom>
                  </pic:spPr>
                </pic:pic>
              </a:graphicData>
            </a:graphic>
          </wp:inline>
        </w:drawing>
      </w:r>
    </w:p>
    <w:p w14:paraId="368B903D" w14:textId="001CD7A0" w:rsidR="004B07A0" w:rsidRPr="00D43696" w:rsidRDefault="004B07A0" w:rsidP="00E43F72">
      <w:r>
        <w:t>We took the c</w:t>
      </w:r>
      <w:r w:rsidR="00687723">
        <w:t xml:space="preserve">ombined dataset to </w:t>
      </w:r>
      <w:r w:rsidR="00F720F3">
        <w:t>breakout the men and women</w:t>
      </w:r>
      <w:r w:rsidR="00AC1DDB">
        <w:t xml:space="preserve"> from the total</w:t>
      </w:r>
      <w:r w:rsidR="00F720F3">
        <w:t xml:space="preserve"> population and display</w:t>
      </w:r>
      <w:r w:rsidR="00AC1DDB">
        <w:t>ed</w:t>
      </w:r>
      <w:r w:rsidR="00F720F3">
        <w:t xml:space="preserve"> the results in a do</w:t>
      </w:r>
      <w:r w:rsidR="00CB4FE9">
        <w:t>ughn</w:t>
      </w:r>
      <w:r w:rsidR="005422D4">
        <w:t>u</w:t>
      </w:r>
      <w:r w:rsidR="00CB4FE9">
        <w:t>t plot.  The dataset had 50.</w:t>
      </w:r>
      <w:r w:rsidR="00D30142">
        <w:t xml:space="preserve">8% female and 49.2% males.  </w:t>
      </w:r>
      <w:r w:rsidR="004B6C2A">
        <w:t xml:space="preserve">While we were </w:t>
      </w:r>
      <w:r w:rsidR="00AC1DDB">
        <w:t>hoping for</w:t>
      </w:r>
      <w:r w:rsidR="004B6C2A">
        <w:t xml:space="preserve"> a 50/50 </w:t>
      </w:r>
      <w:r w:rsidR="00AC1DDB">
        <w:t>distribution of</w:t>
      </w:r>
      <w:r w:rsidR="004B6C2A">
        <w:t xml:space="preserve"> men and women</w:t>
      </w:r>
      <w:r w:rsidR="00AC1DDB">
        <w:t xml:space="preserve"> in the dataset</w:t>
      </w:r>
      <w:r w:rsidR="004B6C2A">
        <w:t xml:space="preserve">, the ratio </w:t>
      </w:r>
      <w:r w:rsidR="00362607">
        <w:t xml:space="preserve">produced is </w:t>
      </w:r>
      <w:proofErr w:type="spellStart"/>
      <w:r w:rsidR="00362607">
        <w:t>inline</w:t>
      </w:r>
      <w:proofErr w:type="spellEnd"/>
      <w:r w:rsidR="00AC1DDB">
        <w:t xml:space="preserve"> with U.S. population distribution of men and women</w:t>
      </w:r>
      <w:r w:rsidR="00362607">
        <w:t>.</w:t>
      </w:r>
    </w:p>
    <w:p w14:paraId="75A9B90A" w14:textId="4AA32322" w:rsidR="008C5A22" w:rsidRDefault="00AC1DDB" w:rsidP="00E43F72">
      <w:r>
        <w:t>To further analyze the impact of gender on financial health, the team</w:t>
      </w:r>
      <w:r w:rsidR="00A91942">
        <w:t xml:space="preserve"> decided to </w:t>
      </w:r>
      <w:r w:rsidR="001A39A0">
        <w:t>do a violin plot to vi</w:t>
      </w:r>
      <w:r w:rsidR="005972CD">
        <w:t>sualize the distribution of debt-to-</w:t>
      </w:r>
      <w:r>
        <w:t xml:space="preserve">income </w:t>
      </w:r>
      <w:r w:rsidR="005972CD">
        <w:t xml:space="preserve">ratios for both men and women.  </w:t>
      </w:r>
    </w:p>
    <w:p w14:paraId="4553AE5B" w14:textId="4C98C1BF" w:rsidR="008C5A22" w:rsidRDefault="00AD2A8E" w:rsidP="00D43696">
      <w:pPr>
        <w:jc w:val="center"/>
      </w:pPr>
      <w:r w:rsidRPr="00AD2A8E">
        <w:rPr>
          <w:noProof/>
        </w:rPr>
        <w:lastRenderedPageBreak/>
        <w:drawing>
          <wp:inline distT="0" distB="0" distL="0" distR="0" wp14:anchorId="1B4D99C0" wp14:editId="4BB954C5">
            <wp:extent cx="5943600" cy="4001135"/>
            <wp:effectExtent l="0" t="0" r="0" b="0"/>
            <wp:docPr id="20" name="Picture 19" descr="A green and orange leaf shapes&#10;&#10;Description automatically generated">
              <a:extLst xmlns:a="http://schemas.openxmlformats.org/drawingml/2006/main">
                <a:ext uri="{FF2B5EF4-FFF2-40B4-BE49-F238E27FC236}">
                  <a16:creationId xmlns:a16="http://schemas.microsoft.com/office/drawing/2014/main" id="{A4B338BE-B20E-6DF7-6021-E3C2125F00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green and orange leaf shapes&#10;&#10;Description automatically generated">
                      <a:extLst>
                        <a:ext uri="{FF2B5EF4-FFF2-40B4-BE49-F238E27FC236}">
                          <a16:creationId xmlns:a16="http://schemas.microsoft.com/office/drawing/2014/main" id="{A4B338BE-B20E-6DF7-6021-E3C2125F00EE}"/>
                        </a:ext>
                      </a:extLst>
                    </pic:cNvPr>
                    <pic:cNvPicPr>
                      <a:picLocks noChangeAspect="1"/>
                    </pic:cNvPicPr>
                  </pic:nvPicPr>
                  <pic:blipFill>
                    <a:blip r:embed="rId12"/>
                    <a:stretch>
                      <a:fillRect/>
                    </a:stretch>
                  </pic:blipFill>
                  <pic:spPr>
                    <a:xfrm>
                      <a:off x="0" y="0"/>
                      <a:ext cx="5943600" cy="4001135"/>
                    </a:xfrm>
                    <a:prstGeom prst="rect">
                      <a:avLst/>
                    </a:prstGeom>
                  </pic:spPr>
                </pic:pic>
              </a:graphicData>
            </a:graphic>
          </wp:inline>
        </w:drawing>
      </w:r>
    </w:p>
    <w:p w14:paraId="46BD7361" w14:textId="47F83D9F" w:rsidR="00A91942" w:rsidRDefault="005972CD" w:rsidP="00E43F72">
      <w:r>
        <w:t xml:space="preserve">The shape of the violin plot </w:t>
      </w:r>
      <w:r w:rsidR="00AC1DDB">
        <w:t>provides insight</w:t>
      </w:r>
      <w:r w:rsidR="008C5A22">
        <w:t xml:space="preserve"> into the density and spread of </w:t>
      </w:r>
      <w:r w:rsidR="00AC1DDB">
        <w:t>debt-to-income distribution by gender</w:t>
      </w:r>
      <w:r w:rsidR="00AD2A8E">
        <w:t xml:space="preserve">, with the wider parts of the plot indicating </w:t>
      </w:r>
      <w:r w:rsidR="00B932F6">
        <w:t xml:space="preserve">higher </w:t>
      </w:r>
      <w:r w:rsidR="00AC1DDB">
        <w:t>proportions of each gender population falling in those debt-to-income ranges</w:t>
      </w:r>
      <w:r w:rsidR="00B932F6">
        <w:t xml:space="preserve">.  </w:t>
      </w:r>
      <w:r w:rsidR="00AC1DDB">
        <w:t xml:space="preserve">Assessment of the two populations showed a high degree of similarity in the distribution of debt-to-income by gender. The only exceptions to this observation are a slight degree of variation in the 0.25 to 1.0 range between genders and in the high end of the debt-to-income range, where a small population of females </w:t>
      </w:r>
      <w:r w:rsidR="004A4DE3">
        <w:t xml:space="preserve">showed debt-to-income ratios exceeding the upper range of the debt-to-income ratios observed in the male segment of the population. Given these differences, the team conducted </w:t>
      </w:r>
      <w:r w:rsidR="002B1B96">
        <w:t xml:space="preserve">a T-test to </w:t>
      </w:r>
      <w:r w:rsidR="00AC1DDB">
        <w:t>determine th</w:t>
      </w:r>
      <w:r w:rsidR="004A4DE3">
        <w:t>e degree to which these populations showed statistically significant differences.</w:t>
      </w:r>
    </w:p>
    <w:p w14:paraId="0CB5A311" w14:textId="62C37C90" w:rsidR="002B1B96" w:rsidRPr="00D43696" w:rsidRDefault="00B95DFE" w:rsidP="00E43F72">
      <w:r>
        <w:t xml:space="preserve">The T-Test </w:t>
      </w:r>
      <w:r w:rsidR="00F50113">
        <w:t xml:space="preserve">gauging the similarities between the male and female populations produced a </w:t>
      </w:r>
      <w:r w:rsidR="004A4DE3">
        <w:t>99% confidence variable</w:t>
      </w:r>
      <w:r w:rsidR="00F50113">
        <w:t xml:space="preserve">, indicating </w:t>
      </w:r>
      <w:r w:rsidR="002D0601">
        <w:t>the debt-to-income ratio across genders revealed no sign</w:t>
      </w:r>
      <w:r w:rsidR="008202EF">
        <w:t>ificant difference men and women.  This suggests that gender alone may not be a key determinant in the distribution of debt-to-income ratios</w:t>
      </w:r>
      <w:r w:rsidR="00EE02A3">
        <w:t xml:space="preserve"> in this dataset.</w:t>
      </w:r>
    </w:p>
    <w:p w14:paraId="60D422E3" w14:textId="11F86134" w:rsidR="004D1CC0" w:rsidRDefault="004D1CC0" w:rsidP="00E43F72"/>
    <w:p w14:paraId="1B4D2926" w14:textId="173D3DD6" w:rsidR="00EE02A3" w:rsidRDefault="00F50113" w:rsidP="00E43F72">
      <w:r>
        <w:lastRenderedPageBreak/>
        <w:t>Final assessment of demographic information included analysis of</w:t>
      </w:r>
      <w:r w:rsidR="00335C96">
        <w:t xml:space="preserve"> how the debt-to-income ratio varies across different age </w:t>
      </w:r>
      <w:proofErr w:type="gramStart"/>
      <w:r w:rsidR="00335C96">
        <w:t>group</w:t>
      </w:r>
      <w:proofErr w:type="gramEnd"/>
      <w:r>
        <w:t>. This view helps</w:t>
      </w:r>
      <w:r w:rsidR="00215A89">
        <w:t xml:space="preserve"> understand if age plays a role </w:t>
      </w:r>
      <w:proofErr w:type="gramStart"/>
      <w:r w:rsidR="00215A89">
        <w:t>is</w:t>
      </w:r>
      <w:proofErr w:type="gramEnd"/>
      <w:r w:rsidR="00215A89">
        <w:t xml:space="preserve"> shaping financial behavior</w:t>
      </w:r>
      <w:r w:rsidR="005C3F40">
        <w:t>, particularly in relation to debt levels.</w:t>
      </w:r>
    </w:p>
    <w:p w14:paraId="241222E0" w14:textId="5A08B9F4" w:rsidR="005C3F40" w:rsidRPr="00D43696" w:rsidRDefault="005C3F40" w:rsidP="00D43696">
      <w:pPr>
        <w:jc w:val="center"/>
      </w:pPr>
      <w:r w:rsidRPr="005C3F40">
        <w:rPr>
          <w:noProof/>
        </w:rPr>
        <w:drawing>
          <wp:inline distT="0" distB="0" distL="0" distR="0" wp14:anchorId="1BD2A4CD" wp14:editId="6199316E">
            <wp:extent cx="4867275" cy="3736257"/>
            <wp:effectExtent l="0" t="0" r="0" b="0"/>
            <wp:docPr id="24" name="Picture 23" descr="A graph of a number of people&#10;&#10;Description automatically generated">
              <a:extLst xmlns:a="http://schemas.openxmlformats.org/drawingml/2006/main">
                <a:ext uri="{FF2B5EF4-FFF2-40B4-BE49-F238E27FC236}">
                  <a16:creationId xmlns:a16="http://schemas.microsoft.com/office/drawing/2014/main" id="{415ED455-FD3E-36A1-D56E-37F0879250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graph of a number of people&#10;&#10;Description automatically generated">
                      <a:extLst>
                        <a:ext uri="{FF2B5EF4-FFF2-40B4-BE49-F238E27FC236}">
                          <a16:creationId xmlns:a16="http://schemas.microsoft.com/office/drawing/2014/main" id="{415ED455-FD3E-36A1-D56E-37F08792506B}"/>
                        </a:ext>
                      </a:extLst>
                    </pic:cNvPr>
                    <pic:cNvPicPr>
                      <a:picLocks noChangeAspect="1"/>
                    </pic:cNvPicPr>
                  </pic:nvPicPr>
                  <pic:blipFill>
                    <a:blip r:embed="rId13"/>
                    <a:stretch>
                      <a:fillRect/>
                    </a:stretch>
                  </pic:blipFill>
                  <pic:spPr>
                    <a:xfrm>
                      <a:off x="0" y="0"/>
                      <a:ext cx="4880571" cy="3746464"/>
                    </a:xfrm>
                    <a:prstGeom prst="rect">
                      <a:avLst/>
                    </a:prstGeom>
                  </pic:spPr>
                </pic:pic>
              </a:graphicData>
            </a:graphic>
          </wp:inline>
        </w:drawing>
      </w:r>
    </w:p>
    <w:p w14:paraId="7A4F40D1" w14:textId="6B007312" w:rsidR="00CB1AE8" w:rsidRPr="00D43696" w:rsidRDefault="00CB1AE8" w:rsidP="00CB1AE8">
      <w:r w:rsidRPr="00D43696">
        <w:t xml:space="preserve">We divided the dataset into six age bins: 18-29, 30-39, 40-49, 50-59, 60-69, and 70+, and computed the average debt-to-income ratio for each </w:t>
      </w:r>
      <w:r w:rsidR="002A1526">
        <w:t xml:space="preserve">age </w:t>
      </w:r>
      <w:r w:rsidRPr="00D43696">
        <w:t>group.</w:t>
      </w:r>
    </w:p>
    <w:p w14:paraId="4D767C2C" w14:textId="5ABD3025" w:rsidR="00CB1AE8" w:rsidRPr="00D43696" w:rsidRDefault="00CB1AE8" w:rsidP="00CB1AE8">
      <w:r w:rsidRPr="00D43696">
        <w:t xml:space="preserve">From the chart, we observe that the average debt-to-income ratio is higher for younger age groups (18-29) and tends to decrease with age, starting in the 60’s with a major drop </w:t>
      </w:r>
      <w:proofErr w:type="gramStart"/>
      <w:r w:rsidRPr="00D43696">
        <w:t>specially</w:t>
      </w:r>
      <w:proofErr w:type="gramEnd"/>
      <w:r w:rsidRPr="00D43696">
        <w:t xml:space="preserve"> in the 70+ category</w:t>
      </w:r>
      <w:r w:rsidR="00F50113">
        <w:t>. This reflects</w:t>
      </w:r>
      <w:r w:rsidRPr="00D43696">
        <w:t xml:space="preserve"> lower debt levels as people approach retirement.</w:t>
      </w:r>
    </w:p>
    <w:p w14:paraId="558693B4" w14:textId="45CF790B" w:rsidR="00CB1AE8" w:rsidRDefault="00CB1AE8" w:rsidP="00CB1AE8">
      <w:r w:rsidRPr="00D43696">
        <w:t xml:space="preserve">We noticed that the trend was dipping and </w:t>
      </w:r>
      <w:proofErr w:type="gramStart"/>
      <w:r w:rsidRPr="00D43696">
        <w:t>started back</w:t>
      </w:r>
      <w:proofErr w:type="gramEnd"/>
      <w:r w:rsidRPr="00D43696">
        <w:t xml:space="preserve"> to rise in the age bin of 50-59</w:t>
      </w:r>
      <w:r w:rsidR="00F50113">
        <w:t xml:space="preserve">, which may be a result of individuals in this age group incurring more debt as their </w:t>
      </w:r>
      <w:r w:rsidRPr="00D43696">
        <w:t xml:space="preserve">children are starting </w:t>
      </w:r>
      <w:proofErr w:type="gramStart"/>
      <w:r w:rsidRPr="00D43696">
        <w:t>college</w:t>
      </w:r>
      <w:r w:rsidR="00F50113">
        <w:t>;</w:t>
      </w:r>
      <w:proofErr w:type="gramEnd"/>
      <w:r w:rsidR="00F50113">
        <w:t xml:space="preserve"> resulting in a slight </w:t>
      </w:r>
      <w:r w:rsidRPr="00D43696">
        <w:t>rise in the debt-to-income ratio</w:t>
      </w:r>
      <w:r w:rsidR="00F50113">
        <w:t>. However, this observation is temporary, as debt-to-income levels drop dramatically in subsequent age ranges, suggesting a possible correlation between debt-to-income and age.</w:t>
      </w:r>
    </w:p>
    <w:p w14:paraId="36B87148" w14:textId="68D64930" w:rsidR="005905E4" w:rsidRPr="00D43696" w:rsidRDefault="00706C8F" w:rsidP="00CB1AE8">
      <w:r>
        <w:t xml:space="preserve">In summary, debt-to-income ratios tend to decrease with age, reflecting </w:t>
      </w:r>
      <w:r w:rsidR="00467E4D">
        <w:t>financial stability as individuals progress through their life, careers and approach retirement.</w:t>
      </w:r>
    </w:p>
    <w:p w14:paraId="7F35F434" w14:textId="77777777" w:rsidR="004D1CC0" w:rsidRDefault="004D1CC0" w:rsidP="00E43F72">
      <w:pPr>
        <w:rPr>
          <w:b/>
          <w:bCs/>
          <w:u w:val="single"/>
        </w:rPr>
      </w:pPr>
    </w:p>
    <w:p w14:paraId="6F50755D" w14:textId="77777777" w:rsidR="0074220D" w:rsidRDefault="0074220D">
      <w:pPr>
        <w:rPr>
          <w:b/>
          <w:bCs/>
          <w:u w:val="single"/>
        </w:rPr>
      </w:pPr>
      <w:r>
        <w:rPr>
          <w:b/>
          <w:bCs/>
          <w:u w:val="single"/>
        </w:rPr>
        <w:br w:type="page"/>
      </w:r>
    </w:p>
    <w:p w14:paraId="3433015F" w14:textId="662D34D3" w:rsidR="00E46E97" w:rsidRDefault="004D1CC0" w:rsidP="00E43F72">
      <w:pPr>
        <w:rPr>
          <w:b/>
          <w:bCs/>
          <w:u w:val="single"/>
        </w:rPr>
      </w:pPr>
      <w:r>
        <w:rPr>
          <w:b/>
          <w:bCs/>
          <w:u w:val="single"/>
        </w:rPr>
        <w:lastRenderedPageBreak/>
        <w:t>Question 2: H</w:t>
      </w:r>
      <w:r w:rsidRPr="004D1CC0">
        <w:rPr>
          <w:b/>
          <w:bCs/>
          <w:u w:val="single"/>
        </w:rPr>
        <w:t xml:space="preserve">ow do financial attributes </w:t>
      </w:r>
      <w:r>
        <w:rPr>
          <w:b/>
          <w:bCs/>
          <w:u w:val="single"/>
        </w:rPr>
        <w:t>correlate to</w:t>
      </w:r>
      <w:r w:rsidRPr="004D1CC0">
        <w:rPr>
          <w:b/>
          <w:bCs/>
          <w:u w:val="single"/>
        </w:rPr>
        <w:t xml:space="preserve"> customer financial health?</w:t>
      </w:r>
      <w:r>
        <w:rPr>
          <w:b/>
          <w:bCs/>
          <w:u w:val="single"/>
        </w:rPr>
        <w:t xml:space="preserve"> </w:t>
      </w:r>
    </w:p>
    <w:p w14:paraId="679D030E" w14:textId="422064F9" w:rsidR="008168FD" w:rsidRDefault="006F7E0E" w:rsidP="008168FD">
      <w:ins w:id="0" w:author="Caleb M" w:date="2024-12-10T21:06:00Z" w16du:dateUtc="2024-12-11T03:06:00Z">
        <w:r>
          <w:t xml:space="preserve">In the second phase of this research, the project team assessed </w:t>
        </w:r>
      </w:ins>
      <w:del w:id="1" w:author="Caleb M" w:date="2024-12-10T21:04:00Z" w16du:dateUtc="2024-12-11T03:04:00Z">
        <w:r w:rsidR="008168FD" w:rsidRPr="008168FD" w:rsidDel="006F7E0E">
          <w:delText xml:space="preserve"> looking at </w:delText>
        </w:r>
      </w:del>
      <w:r w:rsidR="008168FD" w:rsidRPr="008168FD">
        <w:t xml:space="preserve">how financial factors like credit scores, total debt, and the number of credit cards relate to customer financial health. </w:t>
      </w:r>
      <w:del w:id="2" w:author="Caleb M" w:date="2024-12-10T21:06:00Z" w16du:dateUtc="2024-12-11T03:06:00Z">
        <w:r w:rsidR="008168FD" w:rsidRPr="008168FD" w:rsidDel="006F7E0E">
          <w:delText>By financial health,</w:delText>
        </w:r>
      </w:del>
      <w:ins w:id="3" w:author="Caleb M" w:date="2024-12-10T21:06:00Z" w16du:dateUtc="2024-12-11T03:06:00Z">
        <w:r>
          <w:t xml:space="preserve">Particularly, the team focused </w:t>
        </w:r>
        <w:proofErr w:type="gramStart"/>
        <w:r>
          <w:t>on</w:t>
        </w:r>
      </w:ins>
      <w:r w:rsidR="008168FD" w:rsidRPr="008168FD">
        <w:t xml:space="preserve"> we mean</w:t>
      </w:r>
      <w:proofErr w:type="gramEnd"/>
      <w:r w:rsidR="008168FD" w:rsidRPr="008168FD">
        <w:t xml:space="preserve"> how well people manage debt and credit</w:t>
      </w:r>
      <w:ins w:id="4" w:author="Caleb M" w:date="2024-12-10T21:07:00Z" w16du:dateUtc="2024-12-11T03:07:00Z">
        <w:r>
          <w:t xml:space="preserve">, which is generally measured by the aggregation of financial risk elements that appear in </w:t>
        </w:r>
      </w:ins>
      <w:ins w:id="5" w:author="Caleb M" w:date="2024-12-10T21:08:00Z" w16du:dateUtc="2024-12-11T03:08:00Z">
        <w:r>
          <w:t>each consumer’s individual credit score</w:t>
        </w:r>
      </w:ins>
      <w:r w:rsidR="008168FD" w:rsidRPr="008168FD">
        <w:t xml:space="preserve">. </w:t>
      </w:r>
      <w:del w:id="6" w:author="Caleb M" w:date="2024-12-10T21:08:00Z" w16du:dateUtc="2024-12-11T03:08:00Z">
        <w:r w:rsidR="008168FD" w:rsidRPr="008168FD" w:rsidDel="006F7E0E">
          <w:delText>These</w:delText>
        </w:r>
      </w:del>
      <w:ins w:id="7" w:author="Caleb M" w:date="2024-12-10T21:08:00Z" w16du:dateUtc="2024-12-11T03:08:00Z">
        <w:r>
          <w:t>Focus on the credit score</w:t>
        </w:r>
      </w:ins>
      <w:del w:id="8" w:author="Caleb M" w:date="2024-12-10T21:08:00Z" w16du:dateUtc="2024-12-11T03:08:00Z">
        <w:r w:rsidR="008168FD" w:rsidRPr="008168FD" w:rsidDel="006F7E0E">
          <w:delText xml:space="preserve"> factors</w:delText>
        </w:r>
      </w:del>
      <w:r w:rsidR="008168FD" w:rsidRPr="008168FD">
        <w:t xml:space="preserve"> provide insight into </w:t>
      </w:r>
      <w:ins w:id="9" w:author="Caleb M" w:date="2024-12-10T21:08:00Z" w16du:dateUtc="2024-12-11T03:08:00Z">
        <w:r>
          <w:t xml:space="preserve">the individual spending habits, </w:t>
        </w:r>
      </w:ins>
      <w:r w:rsidR="008168FD" w:rsidRPr="008168FD">
        <w:t>borrowing habits</w:t>
      </w:r>
      <w:ins w:id="10" w:author="Caleb M" w:date="2024-12-10T21:08:00Z" w16du:dateUtc="2024-12-11T03:08:00Z">
        <w:r>
          <w:t>,</w:t>
        </w:r>
      </w:ins>
      <w:r w:rsidR="008168FD" w:rsidRPr="008168FD">
        <w:t xml:space="preserve"> and the risks or benefits associated with different credit score groups.</w:t>
      </w:r>
      <w:ins w:id="11" w:author="Caleb M" w:date="2024-12-10T21:08:00Z" w16du:dateUtc="2024-12-11T03:08:00Z">
        <w:r>
          <w:t xml:space="preserve"> </w:t>
        </w:r>
      </w:ins>
      <w:ins w:id="12" w:author="Caleb M" w:date="2024-12-10T21:09:00Z" w16du:dateUtc="2024-12-11T03:09:00Z">
        <w:r>
          <w:t>The project team hypot</w:t>
        </w:r>
      </w:ins>
      <w:ins w:id="13" w:author="Caleb M" w:date="2024-12-10T21:10:00Z" w16du:dateUtc="2024-12-11T03:10:00Z">
        <w:r>
          <w:t>hesized that there would be a negative relationship between these variables; namely, as credit scores rise, the DTI declines.</w:t>
        </w:r>
      </w:ins>
    </w:p>
    <w:p w14:paraId="4A05E212" w14:textId="520D53E7" w:rsidR="008168FD" w:rsidRPr="008168FD" w:rsidRDefault="008168FD" w:rsidP="008168FD">
      <w:r>
        <w:rPr>
          <w:noProof/>
        </w:rPr>
        <w:drawing>
          <wp:inline distT="0" distB="0" distL="0" distR="0" wp14:anchorId="6458A353" wp14:editId="43EF45A1">
            <wp:extent cx="5943600" cy="4627245"/>
            <wp:effectExtent l="0" t="0" r="0" b="1905"/>
            <wp:docPr id="157297881" name="Picture 1" descr="A graph of credit score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7881" name="Picture 1" descr="A graph of credit score ran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inline>
        </w:drawing>
      </w:r>
    </w:p>
    <w:p w14:paraId="0D8B23A1" w14:textId="2C03F85B" w:rsidR="008168FD" w:rsidRPr="008168FD" w:rsidDel="00AD17BA" w:rsidRDefault="006F7E0E" w:rsidP="008168FD">
      <w:pPr>
        <w:rPr>
          <w:del w:id="14" w:author="Caleb M" w:date="2024-12-10T21:14:00Z" w16du:dateUtc="2024-12-11T03:14:00Z"/>
        </w:rPr>
      </w:pPr>
      <w:ins w:id="15" w:author="Caleb M" w:date="2024-12-10T21:10:00Z" w16du:dateUtc="2024-12-11T03:10:00Z">
        <w:r>
          <w:t xml:space="preserve">To test this hypothesis, </w:t>
        </w:r>
      </w:ins>
      <w:ins w:id="16" w:author="Caleb M" w:date="2024-12-10T21:11:00Z" w16du:dateUtc="2024-12-11T03:11:00Z">
        <w:r>
          <w:t xml:space="preserve">the team analyzed the </w:t>
        </w:r>
        <w:proofErr w:type="spellStart"/>
        <w:r>
          <w:t>dataframe</w:t>
        </w:r>
        <w:proofErr w:type="spellEnd"/>
        <w:r>
          <w:t xml:space="preserve"> from a variety of </w:t>
        </w:r>
        <w:proofErr w:type="gramStart"/>
        <w:r>
          <w:t>perspective</w:t>
        </w:r>
        <w:proofErr w:type="gramEnd"/>
        <w:r>
          <w:t>. The first view from this resear</w:t>
        </w:r>
      </w:ins>
      <w:ins w:id="17" w:author="Caleb M" w:date="2024-12-10T21:12:00Z" w16du:dateUtc="2024-12-11T03:12:00Z">
        <w:r>
          <w:t xml:space="preserve">ch lens included an assessment of the relationship between credit score and the number of payment cards </w:t>
        </w:r>
        <w:r w:rsidR="00AD17BA">
          <w:t xml:space="preserve">possessed by </w:t>
        </w:r>
      </w:ins>
      <w:ins w:id="18" w:author="Caleb M" w:date="2024-12-10T21:13:00Z" w16du:dateUtc="2024-12-11T03:13:00Z">
        <w:r w:rsidR="00AD17BA">
          <w:t xml:space="preserve">individual consumers. </w:t>
        </w:r>
      </w:ins>
      <w:del w:id="19" w:author="Caleb M" w:date="2024-12-10T21:13:00Z" w16du:dateUtc="2024-12-11T03:13:00Z">
        <w:r w:rsidR="008168FD" w:rsidRPr="008168FD" w:rsidDel="00AD17BA">
          <w:delText>Analysis of Credit Score, Cards, and Debt: "This</w:delText>
        </w:r>
      </w:del>
      <w:ins w:id="20" w:author="Caleb M" w:date="2024-12-10T21:13:00Z" w16du:dateUtc="2024-12-11T03:13:00Z">
        <w:r w:rsidR="00AD17BA">
          <w:t>The above chart plots this data, displaying</w:t>
        </w:r>
      </w:ins>
      <w:ins w:id="21" w:author="Caleb M" w:date="2024-12-10T21:20:00Z" w16du:dateUtc="2024-12-11T03:20:00Z">
        <w:r w:rsidR="00AD17BA">
          <w:t xml:space="preserve"> </w:t>
        </w:r>
      </w:ins>
      <w:ins w:id="22" w:author="Caleb M" w:date="2024-12-10T21:13:00Z" w16du:dateUtc="2024-12-11T03:13:00Z">
        <w:r w:rsidR="00AD17BA">
          <w:lastRenderedPageBreak/>
          <w:t>the number of</w:t>
        </w:r>
      </w:ins>
      <w:r w:rsidR="008168FD" w:rsidRPr="008168FD">
        <w:t xml:space="preserve"> credit cards </w:t>
      </w:r>
      <w:del w:id="23" w:author="Caleb M" w:date="2024-12-10T21:13:00Z" w16du:dateUtc="2024-12-11T03:13:00Z">
        <w:r w:rsidR="008168FD" w:rsidRPr="008168FD" w:rsidDel="00AD17BA">
          <w:delText>people</w:delText>
        </w:r>
      </w:del>
      <w:ins w:id="24" w:author="Caleb M" w:date="2024-12-10T21:13:00Z" w16du:dateUtc="2024-12-11T03:13:00Z">
        <w:r w:rsidR="00AD17BA">
          <w:t xml:space="preserve"> individuals</w:t>
        </w:r>
      </w:ins>
      <w:r w:rsidR="008168FD" w:rsidRPr="008168FD">
        <w:t xml:space="preserve"> have, broken down by credit score ranges, with color and size showing total </w:t>
      </w:r>
      <w:proofErr w:type="spellStart"/>
      <w:r w:rsidR="008168FD" w:rsidRPr="008168FD">
        <w:t>debt.</w:t>
      </w:r>
      <w:del w:id="25" w:author="Caleb M" w:date="2024-12-10T21:14:00Z" w16du:dateUtc="2024-12-11T03:14:00Z">
        <w:r w:rsidR="008168FD" w:rsidRPr="008168FD" w:rsidDel="00AD17BA">
          <w:delText>"</w:delText>
        </w:r>
      </w:del>
    </w:p>
    <w:p w14:paraId="6D7653C0" w14:textId="796DF4E6" w:rsidR="008168FD" w:rsidRPr="008168FD" w:rsidRDefault="00AD17BA" w:rsidP="00AD17BA">
      <w:ins w:id="26" w:author="Caleb M" w:date="2024-12-10T21:14:00Z" w16du:dateUtc="2024-12-11T03:14:00Z">
        <w:r>
          <w:t>This</w:t>
        </w:r>
        <w:proofErr w:type="spellEnd"/>
        <w:r>
          <w:t xml:space="preserve"> visualization resulted in several </w:t>
        </w:r>
      </w:ins>
      <w:del w:id="27" w:author="Caleb M" w:date="2024-12-10T21:14:00Z" w16du:dateUtc="2024-12-11T03:14:00Z">
        <w:r w:rsidR="008168FD" w:rsidRPr="008168FD" w:rsidDel="00AD17BA">
          <w:delText>K</w:delText>
        </w:r>
      </w:del>
      <w:ins w:id="28" w:author="Caleb M" w:date="2024-12-10T21:14:00Z" w16du:dateUtc="2024-12-11T03:14:00Z">
        <w:r>
          <w:t>k</w:t>
        </w:r>
      </w:ins>
      <w:r w:rsidR="008168FD" w:rsidRPr="008168FD">
        <w:t xml:space="preserve">ey </w:t>
      </w:r>
      <w:ins w:id="29" w:author="Caleb M" w:date="2024-12-10T21:15:00Z" w16du:dateUtc="2024-12-11T03:15:00Z">
        <w:r>
          <w:t>o</w:t>
        </w:r>
      </w:ins>
      <w:del w:id="30" w:author="Caleb M" w:date="2024-12-10T21:15:00Z" w16du:dateUtc="2024-12-11T03:15:00Z">
        <w:r w:rsidR="008168FD" w:rsidRPr="008168FD" w:rsidDel="00AD17BA">
          <w:delText>O</w:delText>
        </w:r>
      </w:del>
      <w:r w:rsidR="008168FD" w:rsidRPr="008168FD">
        <w:t>bservations</w:t>
      </w:r>
      <w:ins w:id="31" w:author="Caleb M" w:date="2024-12-10T21:15:00Z" w16du:dateUtc="2024-12-11T03:15:00Z">
        <w:r>
          <w:t xml:space="preserve">. First, </w:t>
        </w:r>
      </w:ins>
      <w:del w:id="32" w:author="Caleb M" w:date="2024-12-10T21:14:00Z" w16du:dateUtc="2024-12-11T03:14:00Z">
        <w:r w:rsidR="008168FD" w:rsidRPr="008168FD" w:rsidDel="00AD17BA">
          <w:delText>:</w:delText>
        </w:r>
      </w:del>
      <w:ins w:id="33" w:author="Caleb M" w:date="2024-12-10T21:15:00Z" w16du:dateUtc="2024-12-11T03:15:00Z">
        <w:r w:rsidRPr="00AD17BA">
          <w:t xml:space="preserve"> </w:t>
        </w:r>
        <w:r>
          <w:t>p</w:t>
        </w:r>
      </w:ins>
      <w:r w:rsidRPr="00AD17BA">
        <w:t>eople in the 651–750 range have the highest total debt, even though the</w:t>
      </w:r>
      <w:ins w:id="34" w:author="Caleb M" w:date="2024-12-10T21:15:00Z" w16du:dateUtc="2024-12-11T03:15:00Z">
        <w:r>
          <w:t xml:space="preserve"> individuals in this credi</w:t>
        </w:r>
      </w:ins>
      <w:ins w:id="35" w:author="Caleb M" w:date="2024-12-10T21:16:00Z" w16du:dateUtc="2024-12-11T03:16:00Z">
        <w:r>
          <w:t xml:space="preserve">t </w:t>
        </w:r>
      </w:ins>
      <w:ins w:id="36" w:author="Caleb M" w:date="2024-12-10T21:22:00Z" w16du:dateUtc="2024-12-11T03:22:00Z">
        <w:r>
          <w:t>score</w:t>
        </w:r>
      </w:ins>
      <w:ins w:id="37" w:author="Caleb M" w:date="2024-12-10T21:16:00Z" w16du:dateUtc="2024-12-11T03:16:00Z">
        <w:r>
          <w:t xml:space="preserve"> range</w:t>
        </w:r>
      </w:ins>
      <w:r w:rsidRPr="00AD17BA">
        <w:t xml:space="preserve"> don’t always have the most </w:t>
      </w:r>
      <w:ins w:id="38" w:author="Caleb M" w:date="2024-12-10T21:16:00Z" w16du:dateUtc="2024-12-11T03:16:00Z">
        <w:r>
          <w:t xml:space="preserve">payment </w:t>
        </w:r>
      </w:ins>
      <w:r w:rsidRPr="00AD17BA">
        <w:t>cards.</w:t>
      </w:r>
      <w:ins w:id="39" w:author="Caleb M" w:date="2024-12-10T21:16:00Z" w16du:dateUtc="2024-12-11T03:16:00Z">
        <w:r w:rsidRPr="00AD17BA">
          <w:t xml:space="preserve"> </w:t>
        </w:r>
      </w:ins>
      <w:r w:rsidRPr="00AD17BA">
        <w:t>One interesting outlier is a case with over $500,000 in debt. This suggests that higher debt doesn’t necessarily depend on having more cards but could be influenced by income, credit limits, or spending habits.</w:t>
      </w:r>
      <w:r>
        <w:t xml:space="preserve"> That said, this chart provides compelling evidence that the number of payment cards </w:t>
      </w:r>
      <w:r w:rsidRPr="00AD17BA">
        <w:t>is not a clear predictor of financial health or debt levels. Other factors, such as income and financial behavior, play a more significant role</w:t>
      </w:r>
      <w:ins w:id="40" w:author="Caleb M" w:date="2024-12-10T21:18:00Z" w16du:dateUtc="2024-12-11T03:18:00Z">
        <w:r>
          <w:t>.</w:t>
        </w:r>
      </w:ins>
    </w:p>
    <w:p w14:paraId="59D5ABE4" w14:textId="2FF858D7" w:rsidR="008168FD" w:rsidRDefault="00AD17BA" w:rsidP="00AD17BA">
      <w:pPr>
        <w:pPrChange w:id="41" w:author="Caleb M" w:date="2024-12-10T21:19:00Z" w16du:dateUtc="2024-12-11T03:19:00Z">
          <w:pPr>
            <w:ind w:left="1080"/>
          </w:pPr>
        </w:pPrChange>
      </w:pPr>
      <w:ins w:id="42" w:author="Caleb M" w:date="2024-12-10T21:19:00Z" w16du:dateUtc="2024-12-11T03:19:00Z">
        <w:r>
          <w:t xml:space="preserve">To continue this analysis, the team </w:t>
        </w:r>
      </w:ins>
      <w:ins w:id="43" w:author="Caleb M" w:date="2024-12-10T21:20:00Z" w16du:dateUtc="2024-12-11T03:20:00Z">
        <w:r>
          <w:t>proceeded to assess</w:t>
        </w:r>
      </w:ins>
      <w:ins w:id="44" w:author="Caleb M" w:date="2024-12-10T21:22:00Z" w16du:dateUtc="2024-12-11T03:22:00Z">
        <w:r>
          <w:t xml:space="preserve"> the relationship of</w:t>
        </w:r>
      </w:ins>
      <w:ins w:id="45" w:author="Caleb M" w:date="2024-12-10T21:20:00Z" w16du:dateUtc="2024-12-11T03:20:00Z">
        <w:r>
          <w:t xml:space="preserve"> total debt levels </w:t>
        </w:r>
      </w:ins>
      <w:ins w:id="46" w:author="Caleb M" w:date="2024-12-10T21:22:00Z" w16du:dateUtc="2024-12-11T03:22:00Z">
        <w:r>
          <w:t>and credit score</w:t>
        </w:r>
      </w:ins>
      <w:ins w:id="47" w:author="Caleb M" w:date="2024-12-10T21:20:00Z" w16du:dateUtc="2024-12-11T03:20:00Z">
        <w:r>
          <w:t xml:space="preserve"> ranges</w:t>
        </w:r>
      </w:ins>
      <w:ins w:id="48" w:author="Caleb M" w:date="2024-12-10T21:23:00Z" w16du:dateUtc="2024-12-11T03:23:00Z">
        <w:r w:rsidR="00BF5A8D">
          <w:t xml:space="preserve"> to test the assumption that higher debt levels equated to lower overall credit scores.</w:t>
        </w:r>
      </w:ins>
    </w:p>
    <w:p w14:paraId="564A80F6" w14:textId="379656F1" w:rsidR="008168FD" w:rsidRPr="008168FD" w:rsidDel="00BF5A8D" w:rsidRDefault="008168FD" w:rsidP="00AD17BA">
      <w:pPr>
        <w:rPr>
          <w:del w:id="49" w:author="Caleb M" w:date="2024-12-10T21:25:00Z" w16du:dateUtc="2024-12-11T03:25:00Z"/>
        </w:rPr>
        <w:pPrChange w:id="50" w:author="Caleb M" w:date="2024-12-10T21:19:00Z" w16du:dateUtc="2024-12-11T03:19:00Z">
          <w:pPr>
            <w:ind w:left="1080"/>
          </w:pPr>
        </w:pPrChange>
      </w:pPr>
      <w:r>
        <w:rPr>
          <w:noProof/>
        </w:rPr>
        <w:lastRenderedPageBreak/>
        <w:drawing>
          <wp:inline distT="0" distB="0" distL="0" distR="0" wp14:anchorId="1D9235B1" wp14:editId="3734F800">
            <wp:extent cx="5943600" cy="5490210"/>
            <wp:effectExtent l="0" t="0" r="0" b="0"/>
            <wp:docPr id="31145398" name="Picture 6" descr="A pie chart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5398" name="Picture 6" descr="A pie chart with numbers and a number of percentag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490210"/>
                    </a:xfrm>
                    <a:prstGeom prst="rect">
                      <a:avLst/>
                    </a:prstGeom>
                  </pic:spPr>
                </pic:pic>
              </a:graphicData>
            </a:graphic>
          </wp:inline>
        </w:drawing>
      </w:r>
    </w:p>
    <w:p w14:paraId="180051E6" w14:textId="77777777" w:rsidR="00BF5A8D" w:rsidRDefault="00BF5A8D" w:rsidP="00BF5A8D">
      <w:pPr>
        <w:rPr>
          <w:ins w:id="51" w:author="Caleb M" w:date="2024-12-10T21:26:00Z" w16du:dateUtc="2024-12-11T03:26:00Z"/>
        </w:rPr>
      </w:pPr>
    </w:p>
    <w:p w14:paraId="029AC94D" w14:textId="179D0BE5" w:rsidR="008168FD" w:rsidRDefault="00AD17BA" w:rsidP="00BF5A8D">
      <w:r>
        <w:t>This donut chart displays</w:t>
      </w:r>
      <w:r w:rsidR="00BF5A8D">
        <w:t xml:space="preserve"> </w:t>
      </w:r>
      <w:del w:id="52" w:author="Caleb M" w:date="2024-12-10T21:21:00Z" w16du:dateUtc="2024-12-11T03:21:00Z">
        <w:r w:rsidR="008168FD" w:rsidRPr="008168FD" w:rsidDel="00AD17BA">
          <w:delText xml:space="preserve"> "Here’s how </w:delText>
        </w:r>
      </w:del>
      <w:ins w:id="53" w:author="Caleb M" w:date="2024-12-10T21:21:00Z" w16du:dateUtc="2024-12-11T03:21:00Z">
        <w:r>
          <w:t xml:space="preserve">the distribution of cumulative </w:t>
        </w:r>
      </w:ins>
      <w:r w:rsidR="008168FD" w:rsidRPr="008168FD">
        <w:t xml:space="preserve">total debt </w:t>
      </w:r>
      <w:del w:id="54" w:author="Caleb M" w:date="2024-12-10T21:21:00Z" w16du:dateUtc="2024-12-11T03:21:00Z">
        <w:r w:rsidR="008168FD" w:rsidRPr="008168FD" w:rsidDel="00AD17BA">
          <w:delText>is distributed."</w:delText>
        </w:r>
      </w:del>
      <w:ins w:id="55" w:author="Caleb M" w:date="2024-12-10T21:21:00Z" w16du:dateUtc="2024-12-11T03:21:00Z">
        <w:r>
          <w:t xml:space="preserve">across the </w:t>
        </w:r>
      </w:ins>
      <w:ins w:id="56" w:author="Caleb M" w:date="2024-12-10T21:22:00Z" w16du:dateUtc="2024-12-11T03:22:00Z">
        <w:r>
          <w:t>specified credit score range</w:t>
        </w:r>
      </w:ins>
      <w:ins w:id="57" w:author="Caleb M" w:date="2024-12-10T21:25:00Z" w16du:dateUtc="2024-12-11T03:25:00Z">
        <w:r w:rsidR="00BF5A8D">
          <w:t>s, which revealed some key findings. First</w:t>
        </w:r>
      </w:ins>
      <w:ins w:id="58" w:author="Caleb M" w:date="2024-12-10T21:26:00Z" w16du:dateUtc="2024-12-11T03:26:00Z">
        <w:r w:rsidR="00BF5A8D">
          <w:t xml:space="preserve">, </w:t>
        </w:r>
      </w:ins>
      <w:ins w:id="59" w:author="Caleb M" w:date="2024-12-10T21:25:00Z" w16du:dateUtc="2024-12-11T03:25:00Z">
        <w:r w:rsidR="00BF5A8D">
          <w:t>o</w:t>
        </w:r>
      </w:ins>
      <w:r w:rsidR="008168FD" w:rsidRPr="008168FD">
        <w:t>ver 56% of total debt is held by individuals in the 651–750 credit score range. This group is often considered reliable by lenders, explaining their access to higher credit limits</w:t>
      </w:r>
      <w:r w:rsidR="00BF5A8D">
        <w:t xml:space="preserve">. Second, </w:t>
      </w:r>
      <w:ins w:id="60" w:author="Caleb M" w:date="2024-12-10T21:27:00Z" w16du:dateUtc="2024-12-11T03:27:00Z">
        <w:r w:rsidR="00BF5A8D">
          <w:t>t</w:t>
        </w:r>
      </w:ins>
      <w:del w:id="61" w:author="Caleb M" w:date="2024-12-10T21:27:00Z" w16du:dateUtc="2024-12-11T03:27:00Z">
        <w:r w:rsidR="008168FD" w:rsidRPr="008168FD" w:rsidDel="00BF5A8D">
          <w:delText>T</w:delText>
        </w:r>
      </w:del>
      <w:r w:rsidR="008168FD" w:rsidRPr="008168FD">
        <w:t>he 300–500 credit score range holds less than 1% of the total debt. This is likely due to limited credit access rather than better financial health.</w:t>
      </w:r>
    </w:p>
    <w:p w14:paraId="540FC784" w14:textId="77777777" w:rsidR="008168FD" w:rsidRDefault="008168FD" w:rsidP="008168FD"/>
    <w:p w14:paraId="39C69C1F" w14:textId="77777777" w:rsidR="008168FD" w:rsidRDefault="008168FD" w:rsidP="008168FD"/>
    <w:p w14:paraId="69292FB9" w14:textId="0A225AF7" w:rsidR="008168FD" w:rsidRPr="008168FD" w:rsidRDefault="008168FD" w:rsidP="008168FD">
      <w:r>
        <w:rPr>
          <w:noProof/>
        </w:rPr>
        <w:lastRenderedPageBreak/>
        <w:drawing>
          <wp:inline distT="0" distB="0" distL="0" distR="0" wp14:anchorId="63086203" wp14:editId="69E14F97">
            <wp:extent cx="5943600" cy="5489575"/>
            <wp:effectExtent l="0" t="0" r="0" b="0"/>
            <wp:docPr id="1339978695" name="Picture 7" descr="A pie chart with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78695" name="Picture 7" descr="A pie chart with numbers and a circ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489575"/>
                    </a:xfrm>
                    <a:prstGeom prst="rect">
                      <a:avLst/>
                    </a:prstGeom>
                  </pic:spPr>
                </pic:pic>
              </a:graphicData>
            </a:graphic>
          </wp:inline>
        </w:drawing>
      </w:r>
    </w:p>
    <w:p w14:paraId="55544289" w14:textId="12BA97A0" w:rsidR="008168FD" w:rsidRPr="008168FD" w:rsidDel="00BF5A8D" w:rsidRDefault="00BF5A8D" w:rsidP="00BF5A8D">
      <w:pPr>
        <w:rPr>
          <w:del w:id="62" w:author="Caleb M" w:date="2024-12-10T21:30:00Z" w16du:dateUtc="2024-12-11T03:30:00Z"/>
        </w:rPr>
      </w:pPr>
      <w:ins w:id="63" w:author="Caleb M" w:date="2024-12-10T21:27:00Z" w16du:dateUtc="2024-12-11T03:27:00Z">
        <w:r>
          <w:t>To further refine the review of debt and credit score, the team proceeded to assess</w:t>
        </w:r>
      </w:ins>
      <w:ins w:id="64" w:author="Caleb M" w:date="2024-12-10T21:28:00Z" w16du:dateUtc="2024-12-11T03:28:00Z">
        <w:r>
          <w:t xml:space="preserve"> the </w:t>
        </w:r>
      </w:ins>
      <w:del w:id="65" w:author="Caleb M" w:date="2024-12-10T21:28:00Z" w16du:dateUtc="2024-12-11T03:28:00Z">
        <w:r w:rsidR="008168FD" w:rsidRPr="008168FD" w:rsidDel="00BF5A8D">
          <w:delText>A</w:delText>
        </w:r>
      </w:del>
      <w:ins w:id="66" w:author="Caleb M" w:date="2024-12-10T21:28:00Z" w16du:dateUtc="2024-12-11T03:28:00Z">
        <w:r>
          <w:t>a</w:t>
        </w:r>
      </w:ins>
      <w:r w:rsidR="008168FD" w:rsidRPr="008168FD">
        <w:t xml:space="preserve">verage </w:t>
      </w:r>
      <w:del w:id="67" w:author="Caleb M" w:date="2024-12-10T21:28:00Z" w16du:dateUtc="2024-12-11T03:28:00Z">
        <w:r w:rsidR="008168FD" w:rsidRPr="008168FD" w:rsidDel="00BF5A8D">
          <w:delText>D</w:delText>
        </w:r>
      </w:del>
      <w:ins w:id="68" w:author="Caleb M" w:date="2024-12-10T21:28:00Z" w16du:dateUtc="2024-12-11T03:28:00Z">
        <w:r>
          <w:t>d</w:t>
        </w:r>
      </w:ins>
      <w:r w:rsidR="008168FD" w:rsidRPr="008168FD">
        <w:t xml:space="preserve">ebt for </w:t>
      </w:r>
      <w:ins w:id="69" w:author="Caleb M" w:date="2024-12-10T21:28:00Z" w16du:dateUtc="2024-12-11T03:28:00Z">
        <w:r>
          <w:t>e</w:t>
        </w:r>
      </w:ins>
      <w:del w:id="70" w:author="Caleb M" w:date="2024-12-10T21:28:00Z" w16du:dateUtc="2024-12-11T03:28:00Z">
        <w:r w:rsidR="008168FD" w:rsidRPr="008168FD" w:rsidDel="00BF5A8D">
          <w:delText>E</w:delText>
        </w:r>
      </w:del>
      <w:r w:rsidR="008168FD" w:rsidRPr="008168FD">
        <w:t xml:space="preserve">ach </w:t>
      </w:r>
      <w:del w:id="71" w:author="Caleb M" w:date="2024-12-10T21:28:00Z" w16du:dateUtc="2024-12-11T03:28:00Z">
        <w:r w:rsidR="008168FD" w:rsidRPr="008168FD" w:rsidDel="00BF5A8D">
          <w:delText>C</w:delText>
        </w:r>
      </w:del>
      <w:ins w:id="72" w:author="Caleb M" w:date="2024-12-10T21:28:00Z" w16du:dateUtc="2024-12-11T03:28:00Z">
        <w:r>
          <w:t>c</w:t>
        </w:r>
      </w:ins>
      <w:r w:rsidR="008168FD" w:rsidRPr="008168FD">
        <w:t xml:space="preserve">redit </w:t>
      </w:r>
      <w:ins w:id="73" w:author="Caleb M" w:date="2024-12-10T21:28:00Z" w16du:dateUtc="2024-12-11T03:28:00Z">
        <w:r>
          <w:t>s</w:t>
        </w:r>
      </w:ins>
      <w:del w:id="74" w:author="Caleb M" w:date="2024-12-10T21:28:00Z" w16du:dateUtc="2024-12-11T03:28:00Z">
        <w:r w:rsidR="008168FD" w:rsidRPr="008168FD" w:rsidDel="00BF5A8D">
          <w:delText>S</w:delText>
        </w:r>
      </w:del>
      <w:r w:rsidR="008168FD" w:rsidRPr="008168FD">
        <w:t xml:space="preserve">core </w:t>
      </w:r>
      <w:ins w:id="75" w:author="Caleb M" w:date="2024-12-10T21:28:00Z" w16du:dateUtc="2024-12-11T03:28:00Z">
        <w:r>
          <w:t>r</w:t>
        </w:r>
      </w:ins>
      <w:del w:id="76" w:author="Caleb M" w:date="2024-12-10T21:28:00Z" w16du:dateUtc="2024-12-11T03:28:00Z">
        <w:r w:rsidR="008168FD" w:rsidRPr="008168FD" w:rsidDel="00BF5A8D">
          <w:delText>R</w:delText>
        </w:r>
      </w:del>
      <w:r w:rsidR="008168FD" w:rsidRPr="008168FD">
        <w:t>ange</w:t>
      </w:r>
      <w:ins w:id="77" w:author="Caleb M" w:date="2024-12-10T21:28:00Z" w16du:dateUtc="2024-12-11T03:28:00Z">
        <w:r>
          <w:t xml:space="preserve">. This showed some slight variation from the assessment of cumulative total debt by credit score </w:t>
        </w:r>
      </w:ins>
      <w:ins w:id="78" w:author="Caleb M" w:date="2024-12-10T21:29:00Z" w16du:dateUtc="2024-12-11T03:29:00Z">
        <w:r>
          <w:t>range; however, the</w:t>
        </w:r>
      </w:ins>
      <w:ins w:id="79" w:author="Caleb M" w:date="2024-12-10T21:32:00Z" w16du:dateUtc="2024-12-11T03:32:00Z">
        <w:r>
          <w:t xml:space="preserve"> observed</w:t>
        </w:r>
      </w:ins>
      <w:ins w:id="80" w:author="Caleb M" w:date="2024-12-10T21:29:00Z" w16du:dateUtc="2024-12-11T03:29:00Z">
        <w:r>
          <w:t xml:space="preserve"> patterns remained </w:t>
        </w:r>
      </w:ins>
      <w:ins w:id="81" w:author="Caleb M" w:date="2024-12-10T21:32:00Z" w16du:dateUtc="2024-12-11T03:32:00Z">
        <w:r>
          <w:t xml:space="preserve">mostly </w:t>
        </w:r>
      </w:ins>
      <w:ins w:id="82" w:author="Caleb M" w:date="2024-12-10T21:29:00Z" w16du:dateUtc="2024-12-11T03:29:00Z">
        <w:r>
          <w:t xml:space="preserve">the same. </w:t>
        </w:r>
      </w:ins>
      <w:ins w:id="83" w:author="Caleb M" w:date="2024-12-10T21:32:00Z" w16du:dateUtc="2024-12-11T03:32:00Z">
        <w:r>
          <w:t>Of note</w:t>
        </w:r>
      </w:ins>
      <w:ins w:id="84" w:author="Caleb M" w:date="2024-12-10T21:29:00Z" w16du:dateUtc="2024-12-11T03:29:00Z">
        <w:r>
          <w:t xml:space="preserve">, </w:t>
        </w:r>
      </w:ins>
      <w:ins w:id="85" w:author="Caleb M" w:date="2024-12-10T21:30:00Z" w16du:dateUtc="2024-12-11T03:30:00Z">
        <w:r>
          <w:t>t</w:t>
        </w:r>
      </w:ins>
      <w:r w:rsidR="008168FD" w:rsidRPr="008168FD">
        <w:t xml:space="preserve">he 501–650 </w:t>
      </w:r>
      <w:ins w:id="86" w:author="Caleb M" w:date="2024-12-10T21:30:00Z" w16du:dateUtc="2024-12-11T03:30:00Z">
        <w:r>
          <w:t xml:space="preserve">score </w:t>
        </w:r>
      </w:ins>
      <w:r w:rsidR="008168FD" w:rsidRPr="008168FD">
        <w:t>group has the highest average debt at over $77,000, suggesting this group borrows heavily, possibly facing higher interest rates and credit costs.</w:t>
      </w:r>
      <w:ins w:id="87" w:author="Caleb M" w:date="2024-12-10T21:30:00Z" w16du:dateUtc="2024-12-11T03:30:00Z">
        <w:r>
          <w:t xml:space="preserve"> Comparable to the previous char</w:t>
        </w:r>
      </w:ins>
      <w:ins w:id="88" w:author="Caleb M" w:date="2024-12-10T21:31:00Z" w16du:dateUtc="2024-12-11T03:31:00Z">
        <w:r>
          <w:t>t, t</w:t>
        </w:r>
      </w:ins>
      <w:moveToRangeStart w:id="89" w:author="Caleb M" w:date="2024-12-10T21:31:00Z" w:name="move184758706"/>
      <w:del w:id="90" w:author="Caleb M" w:date="2024-12-10T21:31:00Z" w16du:dateUtc="2024-12-11T03:31:00Z">
        <w:r w:rsidRPr="00BF5A8D" w:rsidDel="00BF5A8D">
          <w:delText>T</w:delText>
        </w:r>
      </w:del>
      <w:r w:rsidRPr="00BF5A8D">
        <w:t>he 300–500</w:t>
      </w:r>
      <w:ins w:id="91" w:author="Caleb M" w:date="2024-12-10T21:31:00Z" w16du:dateUtc="2024-12-11T03:31:00Z">
        <w:r>
          <w:t xml:space="preserve"> score</w:t>
        </w:r>
      </w:ins>
      <w:r w:rsidRPr="00BF5A8D">
        <w:t xml:space="preserve"> range has the lowest </w:t>
      </w:r>
      <w:ins w:id="92" w:author="Caleb M" w:date="2024-12-10T21:31:00Z" w16du:dateUtc="2024-12-11T03:31:00Z">
        <w:r>
          <w:t xml:space="preserve">proportion of debt in the population, with </w:t>
        </w:r>
      </w:ins>
      <w:r w:rsidRPr="00BF5A8D">
        <w:t>average debt at $</w:t>
      </w:r>
      <w:proofErr w:type="gramStart"/>
      <w:r w:rsidRPr="00BF5A8D">
        <w:t>48,464,</w:t>
      </w:r>
      <w:ins w:id="93" w:author="Caleb M" w:date="2024-12-10T21:32:00Z" w16du:dateUtc="2024-12-11T03:32:00Z">
        <w:r>
          <w:t>.</w:t>
        </w:r>
        <w:proofErr w:type="gramEnd"/>
        <w:r>
          <w:t xml:space="preserve"> This </w:t>
        </w:r>
        <w:proofErr w:type="spellStart"/>
        <w:r>
          <w:t>is</w:t>
        </w:r>
      </w:ins>
      <w:del w:id="94" w:author="Caleb M" w:date="2024-12-10T21:32:00Z" w16du:dateUtc="2024-12-11T03:32:00Z">
        <w:r w:rsidRPr="00BF5A8D" w:rsidDel="00BF5A8D">
          <w:delText xml:space="preserve"> l</w:delText>
        </w:r>
      </w:del>
      <w:r w:rsidRPr="00BF5A8D">
        <w:t>ikely</w:t>
      </w:r>
      <w:proofErr w:type="spellEnd"/>
      <w:r w:rsidRPr="00BF5A8D">
        <w:t xml:space="preserve"> due to restricted access to credit, making it difficult to accumulate substantial debt.</w:t>
      </w:r>
      <w:moveToRangeEnd w:id="89"/>
      <w:ins w:id="95" w:author="Caleb M" w:date="2024-12-10T21:32:00Z" w16du:dateUtc="2024-12-11T03:32:00Z">
        <w:r>
          <w:t xml:space="preserve"> Finally, </w:t>
        </w:r>
      </w:ins>
      <w:ins w:id="96" w:author="Caleb M" w:date="2024-12-10T21:33:00Z" w16du:dateUtc="2024-12-11T03:33:00Z">
        <w:r>
          <w:t xml:space="preserve">the heaviest </w:t>
        </w:r>
        <w:r w:rsidR="00EC3864">
          <w:t xml:space="preserve">total average debt </w:t>
        </w:r>
        <w:proofErr w:type="gramStart"/>
        <w:r w:rsidR="00EC3864">
          <w:t>loads  occurred</w:t>
        </w:r>
        <w:proofErr w:type="gramEnd"/>
        <w:r w:rsidR="00EC3864">
          <w:t xml:space="preserve"> </w:t>
        </w:r>
        <w:proofErr w:type="spellStart"/>
        <w:r w:rsidR="00EC3864">
          <w:t>amont</w:t>
        </w:r>
        <w:proofErr w:type="spellEnd"/>
        <w:r w:rsidR="00EC3864">
          <w:t xml:space="preserve"> the </w:t>
        </w:r>
        <w:proofErr w:type="spellStart"/>
        <w:r w:rsidR="00EC3864">
          <w:t>m</w:t>
        </w:r>
        <w:r w:rsidR="00EC3864" w:rsidRPr="00EC3864">
          <w:t>id range</w:t>
        </w:r>
        <w:proofErr w:type="spellEnd"/>
        <w:r w:rsidR="00EC3864" w:rsidRPr="00EC3864">
          <w:t xml:space="preserve"> credit scores</w:t>
        </w:r>
      </w:ins>
      <w:ins w:id="97" w:author="Caleb M" w:date="2024-12-10T21:34:00Z" w16du:dateUtc="2024-12-11T03:34:00Z">
        <w:r w:rsidR="00EC3864">
          <w:t xml:space="preserve">. </w:t>
        </w:r>
      </w:ins>
    </w:p>
    <w:p w14:paraId="1C896F02" w14:textId="1EB24D84" w:rsidR="008168FD" w:rsidRPr="008168FD" w:rsidDel="009842C1" w:rsidRDefault="008168FD" w:rsidP="00BF5A8D">
      <w:pPr>
        <w:rPr>
          <w:del w:id="98" w:author="Caleb M" w:date="2024-12-10T21:46:00Z" w16du:dateUtc="2024-12-11T03:46:00Z"/>
          <w:moveFrom w:id="99" w:author="Caleb M" w:date="2024-12-10T21:31:00Z" w16du:dateUtc="2024-12-11T03:31:00Z"/>
        </w:rPr>
      </w:pPr>
      <w:moveFromRangeStart w:id="100" w:author="Caleb M" w:date="2024-12-10T21:31:00Z" w:name="move184758706"/>
      <w:moveFrom w:id="101" w:author="Caleb M" w:date="2024-12-10T21:31:00Z" w16du:dateUtc="2024-12-11T03:31:00Z">
        <w:del w:id="102" w:author="Caleb M" w:date="2024-12-10T21:46:00Z" w16du:dateUtc="2024-12-11T03:46:00Z">
          <w:r w:rsidRPr="008168FD" w:rsidDel="009842C1">
            <w:lastRenderedPageBreak/>
            <w:delText>The 300–500 range has the lowest average debt at $48,464, likely due to restricted access to credit, making it difficult to accumulate substantial debt.</w:delText>
          </w:r>
        </w:del>
      </w:moveFrom>
    </w:p>
    <w:moveFromRangeEnd w:id="100"/>
    <w:p w14:paraId="5F7463D6" w14:textId="35EEB4AD" w:rsidR="008168FD" w:rsidRPr="008168FD" w:rsidDel="00BF5A8D" w:rsidRDefault="008168FD" w:rsidP="008168FD">
      <w:pPr>
        <w:numPr>
          <w:ilvl w:val="0"/>
          <w:numId w:val="10"/>
        </w:numPr>
        <w:rPr>
          <w:del w:id="103" w:author="Caleb M" w:date="2024-12-10T21:33:00Z" w16du:dateUtc="2024-12-11T03:33:00Z"/>
        </w:rPr>
      </w:pPr>
      <w:del w:id="104" w:author="Caleb M" w:date="2024-12-10T21:33:00Z" w16du:dateUtc="2024-12-11T03:33:00Z">
        <w:r w:rsidRPr="008168FD" w:rsidDel="00BF5A8D">
          <w:delText>Mid</w:delText>
        </w:r>
        <w:r w:rsidDel="00BF5A8D">
          <w:delText xml:space="preserve"> </w:delText>
        </w:r>
        <w:r w:rsidRPr="008168FD" w:rsidDel="00BF5A8D">
          <w:delText>range credit scores, while providing access to credit, seem to encourage heavier borrowing, which may correlate with higher financial costs.</w:delText>
        </w:r>
      </w:del>
    </w:p>
    <w:p w14:paraId="45A63F3A" w14:textId="40603D5D" w:rsidR="00EC3864" w:rsidRPr="008168FD" w:rsidRDefault="00EC3864" w:rsidP="00EC3864">
      <w:r>
        <w:t>This analysis resulted in a few</w:t>
      </w:r>
      <w:del w:id="105" w:author="Caleb M" w:date="2024-12-10T21:35:00Z" w16du:dateUtc="2024-12-11T03:35:00Z">
        <w:r w:rsidR="008168FD" w:rsidRPr="008168FD" w:rsidDel="00EC3864">
          <w:delText>K</w:delText>
        </w:r>
      </w:del>
      <w:ins w:id="106" w:author="Caleb M" w:date="2024-12-10T21:35:00Z" w16du:dateUtc="2024-12-11T03:35:00Z">
        <w:r>
          <w:t xml:space="preserve"> k</w:t>
        </w:r>
      </w:ins>
      <w:r w:rsidR="008168FD" w:rsidRPr="008168FD">
        <w:t xml:space="preserve">ey </w:t>
      </w:r>
      <w:ins w:id="107" w:author="Caleb M" w:date="2024-12-10T21:35:00Z" w16du:dateUtc="2024-12-11T03:35:00Z">
        <w:r>
          <w:t>t</w:t>
        </w:r>
      </w:ins>
      <w:del w:id="108" w:author="Caleb M" w:date="2024-12-10T21:35:00Z" w16du:dateUtc="2024-12-11T03:35:00Z">
        <w:r w:rsidR="008168FD" w:rsidRPr="008168FD" w:rsidDel="00EC3864">
          <w:delText>T</w:delText>
        </w:r>
      </w:del>
      <w:r w:rsidR="008168FD" w:rsidRPr="008168FD">
        <w:t>akeaways</w:t>
      </w:r>
      <w:ins w:id="109" w:author="Caleb M" w:date="2024-12-10T21:35:00Z" w16du:dateUtc="2024-12-11T03:35:00Z">
        <w:r>
          <w:t xml:space="preserve">. </w:t>
        </w:r>
      </w:ins>
      <w:ins w:id="110" w:author="Caleb M" w:date="2024-12-10T21:36:00Z" w16du:dateUtc="2024-12-11T03:36:00Z">
        <w:r>
          <w:t xml:space="preserve">First, </w:t>
        </w:r>
        <w:proofErr w:type="spellStart"/>
        <w:r>
          <w:t>m</w:t>
        </w:r>
      </w:ins>
      <w:r w:rsidR="008168FD" w:rsidRPr="008168FD">
        <w:t>id</w:t>
      </w:r>
      <w:r w:rsidR="008168FD">
        <w:t xml:space="preserve"> </w:t>
      </w:r>
      <w:r w:rsidR="008168FD" w:rsidRPr="008168FD">
        <w:t>range</w:t>
      </w:r>
      <w:proofErr w:type="spellEnd"/>
      <w:r w:rsidR="008168FD" w:rsidRPr="008168FD">
        <w:t xml:space="preserve"> credit scores (651–750) often come with high total and average debt. This isn’t necessarily indicative of poor financial health but could reflect higher income and spending habits.</w:t>
      </w:r>
      <w:ins w:id="111" w:author="Caleb M" w:date="2024-12-10T21:37:00Z" w16du:dateUtc="2024-12-11T03:37:00Z">
        <w:r>
          <w:t xml:space="preserve"> Second, the</w:t>
        </w:r>
      </w:ins>
      <w:del w:id="112" w:author="Caleb M" w:date="2024-12-10T21:37:00Z" w16du:dateUtc="2024-12-11T03:37:00Z">
        <w:r w:rsidR="008168FD" w:rsidRPr="008168FD" w:rsidDel="00EC3864">
          <w:delText>e</w:delText>
        </w:r>
      </w:del>
      <w:r w:rsidR="008168FD" w:rsidRPr="008168FD">
        <w:t xml:space="preserve"> number of credit cards doesn’t automatically mean higher debt. It can indicate greater reliance on credit but not necessarily financial instability.</w:t>
      </w:r>
      <w:ins w:id="113" w:author="Caleb M" w:date="2024-12-10T21:38:00Z" w16du:dateUtc="2024-12-11T03:38:00Z">
        <w:r w:rsidRPr="00EC3864">
          <w:t xml:space="preserve"> </w:t>
        </w:r>
        <w:r>
          <w:t>Further, l</w:t>
        </w:r>
      </w:ins>
      <w:del w:id="114" w:author="Caleb M" w:date="2024-12-10T21:38:00Z" w16du:dateUtc="2024-12-11T03:38:00Z">
        <w:r w:rsidRPr="008168FD" w:rsidDel="00EC3864">
          <w:delText>L</w:delText>
        </w:r>
      </w:del>
      <w:r w:rsidRPr="008168FD">
        <w:t xml:space="preserve">ower credit scores often mean limited access to credit, </w:t>
      </w:r>
      <w:del w:id="115" w:author="Caleb M" w:date="2024-12-10T21:38:00Z" w16du:dateUtc="2024-12-11T03:38:00Z">
        <w:r w:rsidRPr="008168FD" w:rsidDel="00EC3864">
          <w:delText>making financial management more challenging. This could create barriers to improving financial health</w:delText>
        </w:r>
      </w:del>
      <w:ins w:id="116" w:author="Caleb M" w:date="2024-12-10T21:38:00Z" w16du:dateUtc="2024-12-11T03:38:00Z">
        <w:r>
          <w:t xml:space="preserve">resulting in a lower total concentration of debt among lower </w:t>
        </w:r>
      </w:ins>
      <w:ins w:id="117" w:author="Caleb M" w:date="2024-12-10T21:39:00Z" w16du:dateUtc="2024-12-11T03:39:00Z">
        <w:r>
          <w:t>credit class individuals, which runs counter to the team’s original hypothesis about the relationship between financial health indicators and credit scores</w:t>
        </w:r>
      </w:ins>
      <w:ins w:id="118" w:author="Caleb M" w:date="2024-12-10T21:40:00Z" w16du:dateUtc="2024-12-11T03:40:00Z">
        <w:r>
          <w:t>.</w:t>
        </w:r>
      </w:ins>
      <w:del w:id="119" w:author="Caleb M" w:date="2024-12-10T21:39:00Z" w16du:dateUtc="2024-12-11T03:39:00Z">
        <w:r w:rsidRPr="008168FD" w:rsidDel="00EC3864">
          <w:delText>.</w:delText>
        </w:r>
      </w:del>
    </w:p>
    <w:p w14:paraId="747D08A1" w14:textId="15D47D46" w:rsidR="008168FD" w:rsidRPr="008168FD" w:rsidDel="00EC3864" w:rsidRDefault="008168FD" w:rsidP="00EC3864">
      <w:pPr>
        <w:rPr>
          <w:del w:id="120" w:author="Caleb M" w:date="2024-12-10T21:37:00Z" w16du:dateUtc="2024-12-11T03:37:00Z"/>
        </w:rPr>
      </w:pPr>
    </w:p>
    <w:p w14:paraId="332D3173" w14:textId="1A020B3D" w:rsidR="008168FD" w:rsidRPr="008168FD" w:rsidDel="00EC3864" w:rsidRDefault="008168FD" w:rsidP="008168FD">
      <w:pPr>
        <w:numPr>
          <w:ilvl w:val="0"/>
          <w:numId w:val="11"/>
        </w:numPr>
        <w:rPr>
          <w:del w:id="121" w:author="Caleb M" w:date="2024-12-10T21:39:00Z" w16du:dateUtc="2024-12-11T03:39:00Z"/>
        </w:rPr>
      </w:pPr>
      <w:del w:id="122" w:author="Caleb M" w:date="2024-12-10T21:39:00Z" w16du:dateUtc="2024-12-11T03:39:00Z">
        <w:r w:rsidRPr="008168FD" w:rsidDel="00EC3864">
          <w:delText>We focused more on credit scores because we assumed that higher scores correlate with better debt</w:delText>
        </w:r>
        <w:r w:rsidDel="00EC3864">
          <w:delText xml:space="preserve"> </w:delText>
        </w:r>
        <w:r w:rsidRPr="008168FD" w:rsidDel="00EC3864">
          <w:delText>to</w:delText>
        </w:r>
        <w:r w:rsidDel="00EC3864">
          <w:delText xml:space="preserve"> </w:delText>
        </w:r>
        <w:r w:rsidRPr="008168FD" w:rsidDel="00EC3864">
          <w:delText>income ratios, but this assumption is explored further in Luisa’s analysis.</w:delText>
        </w:r>
      </w:del>
    </w:p>
    <w:p w14:paraId="67CEEA8F" w14:textId="77777777" w:rsidR="008168FD" w:rsidRPr="008168FD" w:rsidRDefault="00000000" w:rsidP="008168FD">
      <w:pPr>
        <w:rPr>
          <w:b/>
          <w:bCs/>
          <w:u w:val="single"/>
        </w:rPr>
      </w:pPr>
      <w:r>
        <w:pict w14:anchorId="5DF05295">
          <v:rect id="_x0000_i1025" style="width:0;height:1.5pt" o:hralign="center" o:hrstd="t" o:hr="t" fillcolor="#a0a0a0" stroked="f"/>
        </w:pict>
      </w:r>
    </w:p>
    <w:p w14:paraId="646058B3" w14:textId="77777777" w:rsidR="00467E4D" w:rsidRDefault="00467E4D" w:rsidP="00E43F72">
      <w:pPr>
        <w:rPr>
          <w:b/>
          <w:bCs/>
          <w:u w:val="single"/>
        </w:rPr>
      </w:pPr>
    </w:p>
    <w:p w14:paraId="68B02085" w14:textId="77777777" w:rsidR="0074220D" w:rsidRDefault="0074220D">
      <w:pPr>
        <w:rPr>
          <w:b/>
          <w:bCs/>
          <w:u w:val="single"/>
        </w:rPr>
      </w:pPr>
      <w:r>
        <w:rPr>
          <w:b/>
          <w:bCs/>
          <w:u w:val="single"/>
        </w:rPr>
        <w:br w:type="page"/>
      </w:r>
    </w:p>
    <w:p w14:paraId="312BBC29" w14:textId="146B051F" w:rsidR="00A522C2" w:rsidRPr="00E46E97" w:rsidRDefault="004D1CC0" w:rsidP="00E43F72">
      <w:pPr>
        <w:rPr>
          <w:b/>
          <w:bCs/>
          <w:u w:val="single"/>
        </w:rPr>
      </w:pPr>
      <w:r>
        <w:rPr>
          <w:b/>
          <w:bCs/>
          <w:u w:val="single"/>
        </w:rPr>
        <w:lastRenderedPageBreak/>
        <w:t>Question 3:</w:t>
      </w:r>
      <w:r w:rsidRPr="004D1CC0">
        <w:t xml:space="preserve"> </w:t>
      </w:r>
      <w:r w:rsidRPr="004D1CC0">
        <w:rPr>
          <w:b/>
          <w:bCs/>
          <w:u w:val="single"/>
        </w:rPr>
        <w:t>How does customer geographic information correlate with customer financial health?</w:t>
      </w:r>
    </w:p>
    <w:p w14:paraId="0504DF89" w14:textId="77777777" w:rsidR="00BF3659" w:rsidRDefault="00BF3659" w:rsidP="004D1CC0">
      <w:r>
        <w:t xml:space="preserve">The initial assessment of the relationship between geographic location and financial health sought to establish a baseline understanding of the regional distribution of income in the United States. To achieve this, the project team created visualization of per capita income by state using a horizontal bar chart with an embedded color gradient signifying the lowest per capita income states (red) and the highest per capita income states (green). </w:t>
      </w:r>
    </w:p>
    <w:p w14:paraId="51B0EDEB" w14:textId="1AA8D48C" w:rsidR="00BF3659" w:rsidRDefault="00BF3659" w:rsidP="00E46E97">
      <w:pPr>
        <w:jc w:val="center"/>
      </w:pPr>
      <w:r w:rsidRPr="00BF3659">
        <w:rPr>
          <w:noProof/>
        </w:rPr>
        <w:drawing>
          <wp:inline distT="0" distB="0" distL="0" distR="0" wp14:anchorId="59EEB050" wp14:editId="76EAEF27">
            <wp:extent cx="5904509" cy="4124325"/>
            <wp:effectExtent l="0" t="0" r="1270" b="0"/>
            <wp:docPr id="543243159" name="Picture 1" descr="A graph of a number of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43159" name="Picture 1" descr="A graph of a number of income&#10;&#10;Description automatically generated"/>
                    <pic:cNvPicPr/>
                  </pic:nvPicPr>
                  <pic:blipFill>
                    <a:blip r:embed="rId17"/>
                    <a:stretch>
                      <a:fillRect/>
                    </a:stretch>
                  </pic:blipFill>
                  <pic:spPr>
                    <a:xfrm>
                      <a:off x="0" y="0"/>
                      <a:ext cx="5920448" cy="4135458"/>
                    </a:xfrm>
                    <a:prstGeom prst="rect">
                      <a:avLst/>
                    </a:prstGeom>
                  </pic:spPr>
                </pic:pic>
              </a:graphicData>
            </a:graphic>
          </wp:inline>
        </w:drawing>
      </w:r>
    </w:p>
    <w:p w14:paraId="6B0BDF25" w14:textId="1F547CF0" w:rsidR="004D1CC0" w:rsidRDefault="004D1CC0" w:rsidP="004D1CC0">
      <w:r w:rsidRPr="004D1CC0">
        <w:t xml:space="preserve">The </w:t>
      </w:r>
      <w:r w:rsidR="00BF3659">
        <w:t xml:space="preserve">initial </w:t>
      </w:r>
      <w:r w:rsidRPr="004D1CC0">
        <w:t>assumption was that states and regions with lower per-capita income may rely on debt spending more than regions with notably higher per-capita-income, which would result in a higher DTI.</w:t>
      </w:r>
      <w:r w:rsidR="00BF3659">
        <w:t xml:space="preserve"> As a result, the next iteration of the analysis looked at total</w:t>
      </w:r>
      <w:r w:rsidRPr="004D1CC0">
        <w:t xml:space="preserve"> debt by state, using the </w:t>
      </w:r>
      <w:proofErr w:type="spellStart"/>
      <w:r w:rsidRPr="004D1CC0">
        <w:t>dataframe</w:t>
      </w:r>
      <w:proofErr w:type="spellEnd"/>
      <w:r w:rsidRPr="004D1CC0">
        <w:t xml:space="preserve"> population with debt and income outliers removed to smooth the data.</w:t>
      </w:r>
      <w:r w:rsidR="00BF3659">
        <w:t xml:space="preserve"> </w:t>
      </w:r>
      <w:r w:rsidRPr="004D1CC0">
        <w:t>Th</w:t>
      </w:r>
      <w:r w:rsidR="00BF3659">
        <w:t>is scatterplot used the same</w:t>
      </w:r>
      <w:r w:rsidRPr="004D1CC0">
        <w:t xml:space="preserve"> gradient </w:t>
      </w:r>
      <w:r w:rsidR="00BF3659">
        <w:t>scale to show the</w:t>
      </w:r>
      <w:r w:rsidRPr="004D1CC0">
        <w:t xml:space="preserve"> highest total debt (red) to lowest total debt (green)</w:t>
      </w:r>
      <w:r w:rsidR="00BF3659">
        <w:t xml:space="preserve"> across the 51 geographic locations in the assessment. </w:t>
      </w:r>
    </w:p>
    <w:p w14:paraId="370D4E96" w14:textId="7C68405C" w:rsidR="00BF3659" w:rsidRDefault="00BF3659" w:rsidP="004D1CC0">
      <w:r>
        <w:t xml:space="preserve">Initially, observations showed clear distinctions between the total debt from one state to the next; however, there </w:t>
      </w:r>
      <w:proofErr w:type="gramStart"/>
      <w:r>
        <w:t>was</w:t>
      </w:r>
      <w:proofErr w:type="gramEnd"/>
      <w:r>
        <w:t xml:space="preserve"> no clear regional </w:t>
      </w:r>
      <w:r w:rsidR="004E7B64">
        <w:t xml:space="preserve">trends that could observed in this data. To better understand how these debt figures compared against total income, the next iteration of the analysis looked at average DTI by state. This approach demonstrated much less </w:t>
      </w:r>
      <w:r w:rsidR="004E7B64">
        <w:lastRenderedPageBreak/>
        <w:t xml:space="preserve">variance in the data by state, which suggested that there may not be a strong geographical influence on financial health in the United States. </w:t>
      </w:r>
    </w:p>
    <w:p w14:paraId="18CACA8E" w14:textId="77777777" w:rsidR="004E7B64" w:rsidRDefault="004E7B64" w:rsidP="004E7B64">
      <w:pPr>
        <w:keepNext/>
        <w:jc w:val="center"/>
      </w:pPr>
      <w:r w:rsidRPr="004E7B64">
        <w:rPr>
          <w:noProof/>
        </w:rPr>
        <w:drawing>
          <wp:inline distT="0" distB="0" distL="0" distR="0" wp14:anchorId="4EAA2C31" wp14:editId="055E3216">
            <wp:extent cx="5133975" cy="3521930"/>
            <wp:effectExtent l="0" t="0" r="0" b="2540"/>
            <wp:docPr id="1988318543"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18543" name="Picture 1" descr="A graph with numbers and dots&#10;&#10;Description automatically generated"/>
                    <pic:cNvPicPr/>
                  </pic:nvPicPr>
                  <pic:blipFill>
                    <a:blip r:embed="rId18"/>
                    <a:stretch>
                      <a:fillRect/>
                    </a:stretch>
                  </pic:blipFill>
                  <pic:spPr>
                    <a:xfrm>
                      <a:off x="0" y="0"/>
                      <a:ext cx="5202040" cy="3568623"/>
                    </a:xfrm>
                    <a:prstGeom prst="rect">
                      <a:avLst/>
                    </a:prstGeom>
                  </pic:spPr>
                </pic:pic>
              </a:graphicData>
            </a:graphic>
          </wp:inline>
        </w:drawing>
      </w:r>
    </w:p>
    <w:p w14:paraId="36C960F5" w14:textId="1E20C4E4" w:rsidR="004E7B64" w:rsidRDefault="004E7B64" w:rsidP="004E7B64">
      <w:pPr>
        <w:pStyle w:val="Caption"/>
        <w:jc w:val="center"/>
      </w:pPr>
      <w:r>
        <w:t>Debt by state</w:t>
      </w:r>
    </w:p>
    <w:p w14:paraId="5C4B67E6" w14:textId="77777777" w:rsidR="004E7B64" w:rsidRDefault="004E7B64" w:rsidP="004E7B64">
      <w:pPr>
        <w:keepNext/>
        <w:jc w:val="center"/>
      </w:pPr>
      <w:r>
        <w:t xml:space="preserve">              </w:t>
      </w:r>
      <w:r w:rsidRPr="004E7B64">
        <w:rPr>
          <w:noProof/>
        </w:rPr>
        <w:drawing>
          <wp:inline distT="0" distB="0" distL="0" distR="0" wp14:anchorId="65AF527E" wp14:editId="6905B31A">
            <wp:extent cx="5137338" cy="3439160"/>
            <wp:effectExtent l="0" t="0" r="6350" b="8890"/>
            <wp:docPr id="2067384593"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84593" name="Picture 1" descr="A graph of a number of dots&#10;&#10;Description automatically generated with medium confidence"/>
                    <pic:cNvPicPr/>
                  </pic:nvPicPr>
                  <pic:blipFill>
                    <a:blip r:embed="rId19"/>
                    <a:stretch>
                      <a:fillRect/>
                    </a:stretch>
                  </pic:blipFill>
                  <pic:spPr>
                    <a:xfrm>
                      <a:off x="0" y="0"/>
                      <a:ext cx="5268950" cy="3527267"/>
                    </a:xfrm>
                    <a:prstGeom prst="rect">
                      <a:avLst/>
                    </a:prstGeom>
                  </pic:spPr>
                </pic:pic>
              </a:graphicData>
            </a:graphic>
          </wp:inline>
        </w:drawing>
      </w:r>
    </w:p>
    <w:p w14:paraId="0867E536" w14:textId="1C735C8F" w:rsidR="004E7B64" w:rsidRDefault="004E7B64" w:rsidP="004E7B64">
      <w:pPr>
        <w:pStyle w:val="Caption"/>
        <w:jc w:val="center"/>
      </w:pPr>
      <w:r>
        <w:t>Debt to Income by state</w:t>
      </w:r>
    </w:p>
    <w:p w14:paraId="03D1D57B" w14:textId="7FD1050E" w:rsidR="004E7B64" w:rsidRDefault="004E7B64" w:rsidP="004D1CC0">
      <w:r>
        <w:lastRenderedPageBreak/>
        <w:t>To further test this refined hypothesis, the team developed Folium code to create a geographic plot of average DTI by state (Kaggle, 2024)</w:t>
      </w:r>
      <w:r w:rsidR="00223BAD">
        <w:t xml:space="preserve">, which required the creation of a new </w:t>
      </w:r>
      <w:proofErr w:type="spellStart"/>
      <w:r w:rsidR="00223BAD">
        <w:t>dataframe</w:t>
      </w:r>
      <w:proofErr w:type="spellEnd"/>
      <w:r w:rsidR="00223BAD">
        <w:t xml:space="preserve"> to merge centralized state latitude and longitude with the existing </w:t>
      </w:r>
      <w:proofErr w:type="spellStart"/>
      <w:r w:rsidR="00223BAD">
        <w:t>dataframe</w:t>
      </w:r>
      <w:proofErr w:type="spellEnd"/>
      <w:r w:rsidR="00223BAD">
        <w:t xml:space="preserve"> and plot the average DTI and state information successfully. </w:t>
      </w:r>
    </w:p>
    <w:p w14:paraId="1EB222B4" w14:textId="77777777" w:rsidR="00223BAD" w:rsidRDefault="00223BAD" w:rsidP="00223BAD">
      <w:pPr>
        <w:keepNext/>
      </w:pPr>
      <w:r w:rsidRPr="00223BAD">
        <w:rPr>
          <w:noProof/>
        </w:rPr>
        <w:drawing>
          <wp:inline distT="0" distB="0" distL="0" distR="0" wp14:anchorId="32D15A87" wp14:editId="6F325401">
            <wp:extent cx="5724525" cy="3188854"/>
            <wp:effectExtent l="0" t="0" r="0" b="0"/>
            <wp:docPr id="12799405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40595" name="Picture 1" descr="A computer screen shot of text&#10;&#10;Description automatically generated"/>
                    <pic:cNvPicPr/>
                  </pic:nvPicPr>
                  <pic:blipFill>
                    <a:blip r:embed="rId20"/>
                    <a:stretch>
                      <a:fillRect/>
                    </a:stretch>
                  </pic:blipFill>
                  <pic:spPr>
                    <a:xfrm>
                      <a:off x="0" y="0"/>
                      <a:ext cx="5734247" cy="3194270"/>
                    </a:xfrm>
                    <a:prstGeom prst="rect">
                      <a:avLst/>
                    </a:prstGeom>
                  </pic:spPr>
                </pic:pic>
              </a:graphicData>
            </a:graphic>
          </wp:inline>
        </w:drawing>
      </w:r>
    </w:p>
    <w:p w14:paraId="4E44A6B7" w14:textId="1FF28898" w:rsidR="00223BAD" w:rsidRDefault="00223BAD" w:rsidP="0024540B">
      <w:pPr>
        <w:pStyle w:val="Caption"/>
      </w:pPr>
      <w:r>
        <w:t xml:space="preserve">Folium </w:t>
      </w:r>
      <w:r w:rsidR="0024540B">
        <w:t>geo mapping</w:t>
      </w:r>
      <w:r>
        <w:t xml:space="preserve"> code</w:t>
      </w:r>
    </w:p>
    <w:p w14:paraId="37D5EDB8" w14:textId="77777777" w:rsidR="0024540B" w:rsidRDefault="00223BAD" w:rsidP="0024540B">
      <w:pPr>
        <w:keepNext/>
      </w:pPr>
      <w:r w:rsidRPr="00223BAD">
        <w:rPr>
          <w:noProof/>
        </w:rPr>
        <w:drawing>
          <wp:inline distT="0" distB="0" distL="0" distR="0" wp14:anchorId="6506A2C0" wp14:editId="095BC072">
            <wp:extent cx="5695950" cy="3303270"/>
            <wp:effectExtent l="0" t="0" r="0" b="0"/>
            <wp:docPr id="38600834" name="Picture 1" descr="A map of the north america with a map of the no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0834" name="Picture 1" descr="A map of the north america with a map of the north&#10;&#10;Description automatically generated"/>
                    <pic:cNvPicPr/>
                  </pic:nvPicPr>
                  <pic:blipFill>
                    <a:blip r:embed="rId21"/>
                    <a:stretch>
                      <a:fillRect/>
                    </a:stretch>
                  </pic:blipFill>
                  <pic:spPr>
                    <a:xfrm>
                      <a:off x="0" y="0"/>
                      <a:ext cx="5695950" cy="3303270"/>
                    </a:xfrm>
                    <a:prstGeom prst="rect">
                      <a:avLst/>
                    </a:prstGeom>
                  </pic:spPr>
                </pic:pic>
              </a:graphicData>
            </a:graphic>
          </wp:inline>
        </w:drawing>
      </w:r>
    </w:p>
    <w:p w14:paraId="70CC315D" w14:textId="7E3B588F" w:rsidR="00223BAD" w:rsidRDefault="0024540B" w:rsidP="0024540B">
      <w:pPr>
        <w:pStyle w:val="Caption"/>
      </w:pPr>
      <w:r>
        <w:t xml:space="preserve">Gradient Average DTI map </w:t>
      </w:r>
    </w:p>
    <w:p w14:paraId="18B17F8C" w14:textId="77777777" w:rsidR="0024540B" w:rsidRDefault="0024540B" w:rsidP="004D1CC0">
      <w:r>
        <w:lastRenderedPageBreak/>
        <w:t>Geographic plotting of the average DTI by state did not reveal any apparent regional influence on the DTI ratio and financial health. Overall, there is</w:t>
      </w:r>
      <w:r w:rsidR="004D1CC0" w:rsidRPr="004D1CC0">
        <w:t xml:space="preserve"> relatively even distribution of high and low DTI across </w:t>
      </w:r>
      <w:r>
        <w:t>the United States, with few exceptions observed. Included in those exceptions are a pocket of low DTI (strong financial health) in</w:t>
      </w:r>
      <w:r w:rsidR="004D1CC0" w:rsidRPr="004D1CC0">
        <w:t xml:space="preserve"> northern plains region </w:t>
      </w:r>
      <w:r>
        <w:t xml:space="preserve">containing Wyoming, Montana, and South Dakota, </w:t>
      </w:r>
      <w:r w:rsidR="004D1CC0" w:rsidRPr="004D1CC0">
        <w:t xml:space="preserve">and the </w:t>
      </w:r>
      <w:r>
        <w:t xml:space="preserve">North-central region of the eastern seaboard containing Virgina, Maryland, Pennsylvania, New Jersey, and New York. </w:t>
      </w:r>
    </w:p>
    <w:p w14:paraId="4873F52A" w14:textId="31276A51" w:rsidR="004D1CC0" w:rsidRPr="004D1CC0" w:rsidRDefault="0024540B" w:rsidP="004D1CC0">
      <w:r>
        <w:t>The northern Great Plains region contains a pocket of the lowest DTI states</w:t>
      </w:r>
      <w:r w:rsidR="004D1CC0" w:rsidRPr="004D1CC0">
        <w:t xml:space="preserve"> </w:t>
      </w:r>
      <w:r>
        <w:t xml:space="preserve">in the nation, which may suggest a regional influence on financial health initially; however, low sample sizes from these states may be responsible for this outcome. </w:t>
      </w:r>
      <w:r w:rsidR="00E306BA">
        <w:t>T</w:t>
      </w:r>
      <w:r w:rsidRPr="004D1CC0">
        <w:t xml:space="preserve">he </w:t>
      </w:r>
      <w:r>
        <w:t xml:space="preserve">North-central region of the eastern seaboard showed more potential for regional influence on the DTI ratio, with a larger sample size showing a greater concentration of average DTI by state when compared to other regions in the United States. </w:t>
      </w:r>
      <w:r w:rsidR="00E306BA">
        <w:t>Testing this observation requires further research using broader, real-world data, however.</w:t>
      </w:r>
    </w:p>
    <w:p w14:paraId="2EAFA6D3" w14:textId="6DF6893B" w:rsidR="004D1CC0" w:rsidRDefault="00E306BA" w:rsidP="004D1CC0">
      <w:r>
        <w:t xml:space="preserve">Ultimately, the assessment of geographical influence on the average DTI ratio did not provide any clear indication of a relationship between location and financial health. Analysis of the data indicates that there is general trend toward populations leveraging debt as a proportion of their total income rather than leveraging debt more frequently in regions where per-capita income is lower. Variations in cost of living may help explain part of this relative consistency in average financial health distribution across the United States. </w:t>
      </w:r>
    </w:p>
    <w:p w14:paraId="096E0D88" w14:textId="77777777" w:rsidR="0074220D" w:rsidRDefault="0074220D">
      <w:pPr>
        <w:rPr>
          <w:b/>
          <w:bCs/>
          <w:u w:val="single"/>
        </w:rPr>
      </w:pPr>
      <w:r>
        <w:rPr>
          <w:b/>
          <w:bCs/>
          <w:u w:val="single"/>
        </w:rPr>
        <w:br w:type="page"/>
      </w:r>
    </w:p>
    <w:p w14:paraId="41443BD4" w14:textId="61620BDD" w:rsidR="004D1CC0" w:rsidRDefault="004D1CC0" w:rsidP="004D1CC0">
      <w:pPr>
        <w:rPr>
          <w:b/>
          <w:bCs/>
          <w:u w:val="single"/>
        </w:rPr>
      </w:pPr>
      <w:r>
        <w:rPr>
          <w:b/>
          <w:bCs/>
          <w:u w:val="single"/>
        </w:rPr>
        <w:lastRenderedPageBreak/>
        <w:t>Bias and Limitations:</w:t>
      </w:r>
    </w:p>
    <w:p w14:paraId="63054CC0" w14:textId="03C36A2E" w:rsidR="00EC3864" w:rsidRDefault="00EC3864" w:rsidP="008168FD">
      <w:pPr>
        <w:rPr>
          <w:ins w:id="123" w:author="Caleb M" w:date="2024-12-10T21:40:00Z" w16du:dateUtc="2024-12-11T03:40:00Z"/>
        </w:rPr>
      </w:pPr>
      <w:ins w:id="124" w:author="Caleb M" w:date="2024-12-10T21:41:00Z" w16du:dateUtc="2024-12-11T03:41:00Z">
        <w:r>
          <w:t xml:space="preserve">The above </w:t>
        </w:r>
      </w:ins>
      <w:ins w:id="125" w:author="Caleb M" w:date="2024-12-10T21:42:00Z" w16du:dateUtc="2024-12-11T03:42:00Z">
        <w:r>
          <w:t xml:space="preserve">research, and subsequent regression analysis must acknowledge </w:t>
        </w:r>
      </w:ins>
      <w:ins w:id="126" w:author="Caleb M" w:date="2024-12-10T21:43:00Z" w16du:dateUtc="2024-12-11T03:43:00Z">
        <w:r w:rsidR="009842C1">
          <w:t xml:space="preserve">inherent dataset influences on the observations and conclusions. </w:t>
        </w:r>
        <w:proofErr w:type="gramStart"/>
        <w:r w:rsidR="009842C1">
          <w:t>Those</w:t>
        </w:r>
        <w:proofErr w:type="gramEnd"/>
        <w:r w:rsidR="009842C1">
          <w:t xml:space="preserve"> in</w:t>
        </w:r>
      </w:ins>
      <w:ins w:id="127" w:author="Caleb M" w:date="2024-12-10T21:44:00Z" w16du:dateUtc="2024-12-11T03:44:00Z">
        <w:r w:rsidR="009842C1">
          <w:t>fluences include the following:</w:t>
        </w:r>
      </w:ins>
      <w:ins w:id="128" w:author="Caleb M" w:date="2024-12-10T21:41:00Z" w16du:dateUtc="2024-12-11T03:41:00Z">
        <w:r>
          <w:t xml:space="preserve"> </w:t>
        </w:r>
      </w:ins>
    </w:p>
    <w:p w14:paraId="288B9A9B" w14:textId="263F75DE" w:rsidR="008168FD" w:rsidRPr="008168FD" w:rsidRDefault="008168FD" w:rsidP="008168FD">
      <w:r w:rsidRPr="008168FD">
        <w:t>Limitations</w:t>
      </w:r>
      <w:ins w:id="129" w:author="Caleb M" w:date="2024-12-10T21:44:00Z" w16du:dateUtc="2024-12-11T03:44:00Z">
        <w:r w:rsidR="009842C1">
          <w:t xml:space="preserve"> -</w:t>
        </w:r>
      </w:ins>
      <w:del w:id="130" w:author="Caleb M" w:date="2024-12-10T21:44:00Z" w16du:dateUtc="2024-12-11T03:44:00Z">
        <w:r w:rsidRPr="008168FD" w:rsidDel="009842C1">
          <w:delText>:</w:delText>
        </w:r>
      </w:del>
    </w:p>
    <w:p w14:paraId="0EB6EFAC" w14:textId="4245E491" w:rsidR="008168FD" w:rsidRPr="008168FD" w:rsidRDefault="008168FD" w:rsidP="008168FD">
      <w:pPr>
        <w:numPr>
          <w:ilvl w:val="0"/>
          <w:numId w:val="12"/>
        </w:numPr>
      </w:pPr>
      <w:r w:rsidRPr="008168FD">
        <w:t xml:space="preserve">Fictitious Data: The dataset used is entirely fictitious and was created solely for exercise purposes. As a result, the findings are not reflective of </w:t>
      </w:r>
      <w:proofErr w:type="gramStart"/>
      <w:r w:rsidRPr="008168FD">
        <w:t>real</w:t>
      </w:r>
      <w:r>
        <w:t xml:space="preserve"> </w:t>
      </w:r>
      <w:r w:rsidRPr="008168FD">
        <w:t>world</w:t>
      </w:r>
      <w:proofErr w:type="gramEnd"/>
      <w:r w:rsidRPr="008168FD">
        <w:t xml:space="preserve"> statistics.</w:t>
      </w:r>
    </w:p>
    <w:p w14:paraId="1B155847" w14:textId="7CC783C4" w:rsidR="008168FD" w:rsidRPr="008168FD" w:rsidRDefault="008168FD" w:rsidP="008168FD">
      <w:pPr>
        <w:numPr>
          <w:ilvl w:val="0"/>
          <w:numId w:val="12"/>
        </w:numPr>
      </w:pPr>
      <w:r w:rsidRPr="008168FD">
        <w:t>Sample Size: Some states had very small sample sizes, which may not accurately represent broader trends. For instance, rural or low</w:t>
      </w:r>
      <w:r>
        <w:t xml:space="preserve"> </w:t>
      </w:r>
      <w:r w:rsidRPr="008168FD">
        <w:t>population states might show skewed averages due to a lack of data points.</w:t>
      </w:r>
    </w:p>
    <w:p w14:paraId="1CE85783" w14:textId="7057945D" w:rsidR="008168FD" w:rsidRPr="008168FD" w:rsidRDefault="008168FD" w:rsidP="008168FD">
      <w:pPr>
        <w:numPr>
          <w:ilvl w:val="0"/>
          <w:numId w:val="12"/>
        </w:numPr>
      </w:pPr>
      <w:r w:rsidRPr="008168FD">
        <w:t xml:space="preserve">Simplified Metrics: The </w:t>
      </w:r>
      <w:proofErr w:type="gramStart"/>
      <w:r>
        <w:t>debt to income</w:t>
      </w:r>
      <w:proofErr w:type="gramEnd"/>
      <w:r w:rsidRPr="008168FD">
        <w:t xml:space="preserve"> ratio used is a simplified measure. It does not account for important variables like cost of living, savings, or credit utilization, which could impact financial health significantly.</w:t>
      </w:r>
    </w:p>
    <w:p w14:paraId="18720D84" w14:textId="1AC3F055" w:rsidR="008168FD" w:rsidRPr="008168FD" w:rsidRDefault="008168FD" w:rsidP="008168FD">
      <w:r w:rsidRPr="008168FD">
        <w:t>Bias</w:t>
      </w:r>
      <w:ins w:id="131" w:author="Caleb M" w:date="2024-12-10T21:44:00Z" w16du:dateUtc="2024-12-11T03:44:00Z">
        <w:r w:rsidR="009842C1">
          <w:t xml:space="preserve"> -</w:t>
        </w:r>
      </w:ins>
      <w:del w:id="132" w:author="Caleb M" w:date="2024-12-10T21:44:00Z" w16du:dateUtc="2024-12-11T03:44:00Z">
        <w:r w:rsidRPr="008168FD" w:rsidDel="009842C1">
          <w:delText>:</w:delText>
        </w:r>
      </w:del>
    </w:p>
    <w:p w14:paraId="6A7D3B05" w14:textId="77777777" w:rsidR="008168FD" w:rsidRPr="008168FD" w:rsidRDefault="008168FD" w:rsidP="008168FD">
      <w:pPr>
        <w:numPr>
          <w:ilvl w:val="0"/>
          <w:numId w:val="13"/>
        </w:numPr>
      </w:pPr>
      <w:r w:rsidRPr="008168FD">
        <w:t>Gender Distribution: The dataset’s gender distribution is 49.2% male and 50.8% female. While close to an even split, it may not fully account for the nuanced financial behaviors influenced by gender.</w:t>
      </w:r>
    </w:p>
    <w:p w14:paraId="614E2640" w14:textId="77777777" w:rsidR="008168FD" w:rsidRPr="008168FD" w:rsidRDefault="008168FD" w:rsidP="008168FD">
      <w:pPr>
        <w:numPr>
          <w:ilvl w:val="0"/>
          <w:numId w:val="13"/>
        </w:numPr>
      </w:pPr>
      <w:r w:rsidRPr="008168FD">
        <w:t>Outlier Adjustments: Outliers in total debt and yearly income were adjusted or removed to smooth the DTI ratio. While this helps reduce noise in the data, it may have unintentionally introduced bias by excluding valid but extreme data points.</w:t>
      </w:r>
    </w:p>
    <w:p w14:paraId="0E1E539F" w14:textId="61A5D5FA" w:rsidR="008168FD" w:rsidRPr="008168FD" w:rsidRDefault="008168FD" w:rsidP="008168FD">
      <w:pPr>
        <w:numPr>
          <w:ilvl w:val="0"/>
          <w:numId w:val="13"/>
        </w:numPr>
      </w:pPr>
      <w:r w:rsidRPr="008168FD">
        <w:t>Geographic Representation: The inclusion of geographic data may overlook regional disparities such as varying costs of living, income distribution, and state</w:t>
      </w:r>
      <w:r>
        <w:t xml:space="preserve"> </w:t>
      </w:r>
      <w:r w:rsidRPr="008168FD">
        <w:t>level financial policies.</w:t>
      </w:r>
    </w:p>
    <w:p w14:paraId="3C7AC398" w14:textId="35A34646" w:rsidR="008168FD" w:rsidRPr="008168FD" w:rsidRDefault="008168FD" w:rsidP="008168FD">
      <w:r w:rsidRPr="008168FD">
        <w:t>Additional Considerations</w:t>
      </w:r>
      <w:ins w:id="133" w:author="Caleb M" w:date="2024-12-10T21:44:00Z" w16du:dateUtc="2024-12-11T03:44:00Z">
        <w:r w:rsidR="009842C1">
          <w:t xml:space="preserve"> -</w:t>
        </w:r>
      </w:ins>
      <w:del w:id="134" w:author="Caleb M" w:date="2024-12-10T21:44:00Z" w16du:dateUtc="2024-12-11T03:44:00Z">
        <w:r w:rsidRPr="008168FD" w:rsidDel="009842C1">
          <w:delText>:</w:delText>
        </w:r>
      </w:del>
    </w:p>
    <w:p w14:paraId="4CAE66F9" w14:textId="0771FF3A" w:rsidR="008168FD" w:rsidRPr="008168FD" w:rsidRDefault="008168FD" w:rsidP="008168FD">
      <w:pPr>
        <w:numPr>
          <w:ilvl w:val="0"/>
          <w:numId w:val="14"/>
        </w:numPr>
      </w:pPr>
      <w:r w:rsidRPr="008168FD">
        <w:t>The reliance on a single dataset limits the scope of the conclusions. Real</w:t>
      </w:r>
      <w:r>
        <w:t xml:space="preserve"> </w:t>
      </w:r>
      <w:r w:rsidRPr="008168FD">
        <w:t>world validation using diverse and larger datasets is essential.</w:t>
      </w:r>
    </w:p>
    <w:p w14:paraId="59B1469B" w14:textId="77777777" w:rsidR="008168FD" w:rsidRPr="008168FD" w:rsidRDefault="008168FD" w:rsidP="008168FD">
      <w:pPr>
        <w:numPr>
          <w:ilvl w:val="0"/>
          <w:numId w:val="14"/>
        </w:numPr>
      </w:pPr>
      <w:r w:rsidRPr="008168FD">
        <w:t>Differences in credit practices, such as regional banking policies or lender behaviors, were not accounted for and could influence debt and credit score relationships.</w:t>
      </w:r>
    </w:p>
    <w:p w14:paraId="66F221F2" w14:textId="77777777" w:rsidR="00AA6DFF" w:rsidDel="009842C1" w:rsidRDefault="00AA6DFF" w:rsidP="004D1CC0">
      <w:pPr>
        <w:rPr>
          <w:del w:id="135" w:author="Caleb M" w:date="2024-12-10T21:44:00Z" w16du:dateUtc="2024-12-11T03:44:00Z"/>
          <w:b/>
          <w:bCs/>
          <w:u w:val="single"/>
        </w:rPr>
      </w:pPr>
    </w:p>
    <w:p w14:paraId="7D0DBA74" w14:textId="77777777" w:rsidR="004D1CC0" w:rsidRDefault="004D1CC0" w:rsidP="004D1CC0">
      <w:pPr>
        <w:rPr>
          <w:b/>
          <w:bCs/>
          <w:u w:val="single"/>
        </w:rPr>
      </w:pPr>
    </w:p>
    <w:p w14:paraId="66CB4820" w14:textId="6A995EDA" w:rsidR="008A23F4" w:rsidRPr="00F50113" w:rsidRDefault="004D1CC0" w:rsidP="004D1CC0">
      <w:pPr>
        <w:rPr>
          <w:b/>
          <w:bCs/>
          <w:u w:val="single"/>
        </w:rPr>
      </w:pPr>
      <w:r>
        <w:rPr>
          <w:b/>
          <w:bCs/>
          <w:u w:val="single"/>
        </w:rPr>
        <w:lastRenderedPageBreak/>
        <w:t>Regression Analysis:</w:t>
      </w:r>
    </w:p>
    <w:p w14:paraId="7401015E" w14:textId="7B94B5A3" w:rsidR="007742E3" w:rsidRPr="00F50113" w:rsidRDefault="007742E3" w:rsidP="007742E3">
      <w:pPr>
        <w:rPr>
          <w:b/>
          <w:bCs/>
          <w:u w:val="single"/>
        </w:rPr>
      </w:pPr>
      <w:r w:rsidRPr="00F50113">
        <w:rPr>
          <w:rFonts w:cs="Segoe UI"/>
          <w:color w:val="0D0D0D"/>
          <w:shd w:val="clear" w:color="auto" w:fill="FFFFFF"/>
        </w:rPr>
        <w:t>We conducted a regression analysis to examine the relationships between the debt-to-income ratio (DTI), demographic factors (such as age), and financial attributes (including total debt and yearly income). By plotting these relationships, we aimed to identify any significant trends or patterns that could provide insights into how these variables are connected. Below, we analyze each</w:t>
      </w:r>
      <w:r w:rsidR="00D017CB" w:rsidRPr="00F50113">
        <w:rPr>
          <w:rFonts w:cs="Segoe UI"/>
          <w:color w:val="0D0D0D"/>
          <w:shd w:val="clear" w:color="auto" w:fill="FFFFFF"/>
        </w:rPr>
        <w:t xml:space="preserve"> of these three graphs</w:t>
      </w:r>
      <w:r w:rsidRPr="00F50113">
        <w:rPr>
          <w:rFonts w:cs="Segoe UI"/>
          <w:color w:val="0D0D0D"/>
          <w:shd w:val="clear" w:color="auto" w:fill="FFFFFF"/>
        </w:rPr>
        <w:t xml:space="preserve"> in detail.</w:t>
      </w:r>
    </w:p>
    <w:p w14:paraId="5FC57884" w14:textId="77777777" w:rsidR="00D017CB" w:rsidRDefault="00D017CB" w:rsidP="007742E3">
      <w:pPr>
        <w:rPr>
          <w:b/>
          <w:bCs/>
          <w:u w:val="single"/>
        </w:rPr>
      </w:pPr>
    </w:p>
    <w:p w14:paraId="7A14A148" w14:textId="5766CB4C" w:rsidR="00B024B6" w:rsidRDefault="00000B49" w:rsidP="007742E3">
      <w:pPr>
        <w:rPr>
          <w:b/>
          <w:bCs/>
          <w:u w:val="single"/>
        </w:rPr>
      </w:pPr>
      <w:r>
        <w:rPr>
          <w:b/>
          <w:bCs/>
          <w:noProof/>
          <w:u w:val="single"/>
        </w:rPr>
        <w:drawing>
          <wp:inline distT="0" distB="0" distL="0" distR="0" wp14:anchorId="3848D86C" wp14:editId="420F135E">
            <wp:extent cx="5943600" cy="3190875"/>
            <wp:effectExtent l="0" t="0" r="0" b="9525"/>
            <wp:docPr id="16439860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2DEA3042" w14:textId="6FDB3B8F" w:rsidR="00B024B6" w:rsidRDefault="00B024B6" w:rsidP="007742E3">
      <w:pPr>
        <w:rPr>
          <w:b/>
          <w:bCs/>
          <w:noProof/>
          <w:u w:val="single"/>
        </w:rPr>
      </w:pPr>
    </w:p>
    <w:p w14:paraId="5A4F4DF7" w14:textId="7E736C9C" w:rsidR="007742E3" w:rsidRPr="009842C1" w:rsidRDefault="00B024B6" w:rsidP="004D1CC0">
      <w:pPr>
        <w:rPr>
          <w:rFonts w:cs="Segoe UI"/>
          <w:color w:val="0D0D0D"/>
          <w:shd w:val="clear" w:color="auto" w:fill="FFFFFF"/>
          <w:rPrChange w:id="136" w:author="Caleb M" w:date="2024-12-10T21:44:00Z" w16du:dateUtc="2024-12-11T03:44:00Z">
            <w:rPr>
              <w:rFonts w:ascii="Segoe UI" w:hAnsi="Segoe UI" w:cs="Segoe UI"/>
              <w:color w:val="0D0D0D"/>
              <w:shd w:val="clear" w:color="auto" w:fill="FFFFFF"/>
            </w:rPr>
          </w:rPrChange>
        </w:rPr>
      </w:pPr>
      <w:r w:rsidRPr="009842C1">
        <w:rPr>
          <w:rFonts w:cs="Segoe UI"/>
          <w:color w:val="0D0D0D"/>
          <w:shd w:val="clear" w:color="auto" w:fill="FFFFFF"/>
          <w:rPrChange w:id="137" w:author="Caleb M" w:date="2024-12-10T21:44:00Z" w16du:dateUtc="2024-12-11T03:44:00Z">
            <w:rPr>
              <w:rFonts w:ascii="Segoe UI" w:hAnsi="Segoe UI" w:cs="Segoe UI"/>
              <w:color w:val="0D0D0D"/>
              <w:shd w:val="clear" w:color="auto" w:fill="FFFFFF"/>
            </w:rPr>
          </w:rPrChange>
        </w:rPr>
        <w:t>Th</w:t>
      </w:r>
      <w:r w:rsidR="00000B49" w:rsidRPr="009842C1">
        <w:rPr>
          <w:rFonts w:cs="Segoe UI"/>
          <w:color w:val="0D0D0D"/>
          <w:shd w:val="clear" w:color="auto" w:fill="FFFFFF"/>
          <w:rPrChange w:id="138" w:author="Caleb M" w:date="2024-12-10T21:44:00Z" w16du:dateUtc="2024-12-11T03:44:00Z">
            <w:rPr>
              <w:rFonts w:ascii="Segoe UI" w:hAnsi="Segoe UI" w:cs="Segoe UI"/>
              <w:color w:val="0D0D0D"/>
              <w:shd w:val="clear" w:color="auto" w:fill="FFFFFF"/>
            </w:rPr>
          </w:rPrChange>
        </w:rPr>
        <w:t xml:space="preserve">e first </w:t>
      </w:r>
      <w:r w:rsidRPr="009842C1">
        <w:rPr>
          <w:rFonts w:cs="Segoe UI"/>
          <w:color w:val="0D0D0D"/>
          <w:shd w:val="clear" w:color="auto" w:fill="FFFFFF"/>
          <w:rPrChange w:id="139" w:author="Caleb M" w:date="2024-12-10T21:44:00Z" w16du:dateUtc="2024-12-11T03:44:00Z">
            <w:rPr>
              <w:rFonts w:ascii="Segoe UI" w:hAnsi="Segoe UI" w:cs="Segoe UI"/>
              <w:color w:val="0D0D0D"/>
              <w:shd w:val="clear" w:color="auto" w:fill="FFFFFF"/>
            </w:rPr>
          </w:rPrChange>
        </w:rPr>
        <w:t>graph shows no</w:t>
      </w:r>
      <w:r w:rsidR="00D017CB" w:rsidRPr="009842C1">
        <w:rPr>
          <w:rFonts w:cs="Segoe UI"/>
          <w:color w:val="0D0D0D"/>
          <w:shd w:val="clear" w:color="auto" w:fill="FFFFFF"/>
          <w:rPrChange w:id="140" w:author="Caleb M" w:date="2024-12-10T21:44:00Z" w16du:dateUtc="2024-12-11T03:44:00Z">
            <w:rPr>
              <w:rFonts w:ascii="Segoe UI" w:hAnsi="Segoe UI" w:cs="Segoe UI"/>
              <w:color w:val="0D0D0D"/>
              <w:shd w:val="clear" w:color="auto" w:fill="FFFFFF"/>
            </w:rPr>
          </w:rPrChange>
        </w:rPr>
        <w:t xml:space="preserve"> significant</w:t>
      </w:r>
      <w:r w:rsidRPr="009842C1">
        <w:rPr>
          <w:rFonts w:cs="Segoe UI"/>
          <w:color w:val="0D0D0D"/>
          <w:shd w:val="clear" w:color="auto" w:fill="FFFFFF"/>
          <w:rPrChange w:id="141" w:author="Caleb M" w:date="2024-12-10T21:44:00Z" w16du:dateUtc="2024-12-11T03:44:00Z">
            <w:rPr>
              <w:rFonts w:ascii="Segoe UI" w:hAnsi="Segoe UI" w:cs="Segoe UI"/>
              <w:color w:val="0D0D0D"/>
              <w:shd w:val="clear" w:color="auto" w:fill="FFFFFF"/>
            </w:rPr>
          </w:rPrChange>
        </w:rPr>
        <w:t xml:space="preserve"> </w:t>
      </w:r>
      <w:r w:rsidR="00116CBE" w:rsidRPr="009842C1">
        <w:rPr>
          <w:rFonts w:cs="Segoe UI"/>
          <w:color w:val="0D0D0D"/>
          <w:shd w:val="clear" w:color="auto" w:fill="FFFFFF"/>
          <w:rPrChange w:id="142" w:author="Caleb M" w:date="2024-12-10T21:44:00Z" w16du:dateUtc="2024-12-11T03:44:00Z">
            <w:rPr>
              <w:rFonts w:ascii="Segoe UI" w:hAnsi="Segoe UI" w:cs="Segoe UI"/>
              <w:color w:val="0D0D0D"/>
              <w:shd w:val="clear" w:color="auto" w:fill="FFFFFF"/>
            </w:rPr>
          </w:rPrChange>
        </w:rPr>
        <w:t>relationship</w:t>
      </w:r>
      <w:r w:rsidRPr="009842C1">
        <w:rPr>
          <w:rFonts w:cs="Segoe UI"/>
          <w:color w:val="0D0D0D"/>
          <w:shd w:val="clear" w:color="auto" w:fill="FFFFFF"/>
          <w:rPrChange w:id="143" w:author="Caleb M" w:date="2024-12-10T21:44:00Z" w16du:dateUtc="2024-12-11T03:44:00Z">
            <w:rPr>
              <w:rFonts w:ascii="Segoe UI" w:hAnsi="Segoe UI" w:cs="Segoe UI"/>
              <w:color w:val="0D0D0D"/>
              <w:shd w:val="clear" w:color="auto" w:fill="FFFFFF"/>
            </w:rPr>
          </w:rPrChange>
        </w:rPr>
        <w:t xml:space="preserve"> between </w:t>
      </w:r>
      <w:r w:rsidR="00D017CB" w:rsidRPr="009842C1">
        <w:rPr>
          <w:rFonts w:cs="Segoe UI"/>
          <w:color w:val="0D0D0D"/>
          <w:shd w:val="clear" w:color="auto" w:fill="FFFFFF"/>
          <w:rPrChange w:id="144" w:author="Caleb M" w:date="2024-12-10T21:44:00Z" w16du:dateUtc="2024-12-11T03:44:00Z">
            <w:rPr>
              <w:rFonts w:ascii="Segoe UI" w:hAnsi="Segoe UI" w:cs="Segoe UI"/>
              <w:color w:val="0D0D0D"/>
              <w:shd w:val="clear" w:color="auto" w:fill="FFFFFF"/>
            </w:rPr>
          </w:rPrChange>
        </w:rPr>
        <w:t>credit score and DTI</w:t>
      </w:r>
      <w:r w:rsidRPr="009842C1">
        <w:rPr>
          <w:rFonts w:cs="Segoe UI"/>
          <w:color w:val="0D0D0D"/>
          <w:shd w:val="clear" w:color="auto" w:fill="FFFFFF"/>
          <w:rPrChange w:id="145" w:author="Caleb M" w:date="2024-12-10T21:44:00Z" w16du:dateUtc="2024-12-11T03:44:00Z">
            <w:rPr>
              <w:rFonts w:ascii="Segoe UI" w:hAnsi="Segoe UI" w:cs="Segoe UI"/>
              <w:color w:val="0D0D0D"/>
              <w:shd w:val="clear" w:color="auto" w:fill="FFFFFF"/>
            </w:rPr>
          </w:rPrChange>
        </w:rPr>
        <w:t xml:space="preserve">. The regression line </w:t>
      </w:r>
      <w:r w:rsidR="00D017CB" w:rsidRPr="009842C1">
        <w:rPr>
          <w:rFonts w:cs="Segoe UI"/>
          <w:color w:val="0D0D0D"/>
          <w:shd w:val="clear" w:color="auto" w:fill="FFFFFF"/>
          <w:rPrChange w:id="146" w:author="Caleb M" w:date="2024-12-10T21:44:00Z" w16du:dateUtc="2024-12-11T03:44:00Z">
            <w:rPr>
              <w:rFonts w:ascii="Segoe UI" w:hAnsi="Segoe UI" w:cs="Segoe UI"/>
              <w:color w:val="0D0D0D"/>
              <w:shd w:val="clear" w:color="auto" w:fill="FFFFFF"/>
            </w:rPr>
          </w:rPrChange>
        </w:rPr>
        <w:t>displays</w:t>
      </w:r>
      <w:r w:rsidRPr="009842C1">
        <w:rPr>
          <w:rFonts w:cs="Segoe UI"/>
          <w:color w:val="0D0D0D"/>
          <w:shd w:val="clear" w:color="auto" w:fill="FFFFFF"/>
          <w:rPrChange w:id="147" w:author="Caleb M" w:date="2024-12-10T21:44:00Z" w16du:dateUtc="2024-12-11T03:44:00Z">
            <w:rPr>
              <w:rFonts w:ascii="Segoe UI" w:hAnsi="Segoe UI" w:cs="Segoe UI"/>
              <w:color w:val="0D0D0D"/>
              <w:shd w:val="clear" w:color="auto" w:fill="FFFFFF"/>
            </w:rPr>
          </w:rPrChange>
        </w:rPr>
        <w:t xml:space="preserve"> a very slight negative slope (</w:t>
      </w:r>
      <w:r w:rsidRPr="009842C1">
        <w:rPr>
          <w:rStyle w:val="HTMLCode"/>
          <w:rFonts w:asciiTheme="minorHAnsi" w:eastAsiaTheme="majorEastAsia" w:hAnsiTheme="minorHAnsi"/>
          <w:color w:val="0D0D0D"/>
          <w:sz w:val="21"/>
          <w:szCs w:val="21"/>
          <w:bdr w:val="single" w:sz="2" w:space="0" w:color="E3E3E3" w:frame="1"/>
          <w:rPrChange w:id="148" w:author="Caleb M" w:date="2024-12-10T21:44:00Z" w16du:dateUtc="2024-12-11T03:44:00Z">
            <w:rPr>
              <w:rStyle w:val="HTMLCode"/>
              <w:rFonts w:ascii="Consolas" w:eastAsiaTheme="majorEastAsia" w:hAnsi="Consolas"/>
              <w:color w:val="0D0D0D"/>
              <w:sz w:val="21"/>
              <w:szCs w:val="21"/>
              <w:bdr w:val="single" w:sz="2" w:space="0" w:color="E3E3E3" w:frame="1"/>
            </w:rPr>
          </w:rPrChange>
        </w:rPr>
        <w:t>y = -0.0x + 719.88</w:t>
      </w:r>
      <w:r w:rsidRPr="009842C1">
        <w:rPr>
          <w:rFonts w:cs="Segoe UI"/>
          <w:color w:val="0D0D0D"/>
          <w:shd w:val="clear" w:color="auto" w:fill="FFFFFF"/>
          <w:rPrChange w:id="149" w:author="Caleb M" w:date="2024-12-10T21:44:00Z" w16du:dateUtc="2024-12-11T03:44:00Z">
            <w:rPr>
              <w:rFonts w:ascii="Segoe UI" w:hAnsi="Segoe UI" w:cs="Segoe UI"/>
              <w:color w:val="0D0D0D"/>
              <w:shd w:val="clear" w:color="auto" w:fill="FFFFFF"/>
            </w:rPr>
          </w:rPrChange>
        </w:rPr>
        <w:t>)</w:t>
      </w:r>
      <w:r w:rsidR="00D017CB" w:rsidRPr="009842C1">
        <w:rPr>
          <w:rFonts w:cs="Segoe UI"/>
          <w:color w:val="0D0D0D"/>
          <w:shd w:val="clear" w:color="auto" w:fill="FFFFFF"/>
          <w:rPrChange w:id="150" w:author="Caleb M" w:date="2024-12-10T21:44:00Z" w16du:dateUtc="2024-12-11T03:44:00Z">
            <w:rPr>
              <w:rFonts w:ascii="Segoe UI" w:hAnsi="Segoe UI" w:cs="Segoe UI"/>
              <w:color w:val="0D0D0D"/>
              <w:shd w:val="clear" w:color="auto" w:fill="FFFFFF"/>
            </w:rPr>
          </w:rPrChange>
        </w:rPr>
        <w:t>,</w:t>
      </w:r>
      <w:r w:rsidR="00116CBE" w:rsidRPr="009842C1">
        <w:rPr>
          <w:rFonts w:cs="Segoe UI"/>
          <w:color w:val="0D0D0D"/>
          <w:shd w:val="clear" w:color="auto" w:fill="FFFFFF"/>
          <w:rPrChange w:id="151" w:author="Caleb M" w:date="2024-12-10T21:44:00Z" w16du:dateUtc="2024-12-11T03:44:00Z">
            <w:rPr>
              <w:rFonts w:ascii="Segoe UI" w:hAnsi="Segoe UI" w:cs="Segoe UI"/>
              <w:color w:val="0D0D0D"/>
              <w:shd w:val="clear" w:color="auto" w:fill="FFFFFF"/>
            </w:rPr>
          </w:rPrChange>
        </w:rPr>
        <w:t xml:space="preserve"> indicating that there is almost no </w:t>
      </w:r>
      <w:r w:rsidR="00F50113" w:rsidRPr="009842C1">
        <w:rPr>
          <w:rFonts w:cs="Segoe UI"/>
          <w:color w:val="0D0D0D"/>
          <w:shd w:val="clear" w:color="auto" w:fill="FFFFFF"/>
          <w:rPrChange w:id="152" w:author="Caleb M" w:date="2024-12-10T21:44:00Z" w16du:dateUtc="2024-12-11T03:44:00Z">
            <w:rPr>
              <w:rFonts w:ascii="Segoe UI" w:hAnsi="Segoe UI" w:cs="Segoe UI"/>
              <w:color w:val="0D0D0D"/>
              <w:shd w:val="clear" w:color="auto" w:fill="FFFFFF"/>
            </w:rPr>
          </w:rPrChange>
        </w:rPr>
        <w:t>measurable relationship between debt-to-income levels and credit scores in this population. This outcome was somewhat unexpected given the known role debt and income play in the calculation of credit scores. However, our analysis shows these variables may take a smaller role in the calculation of credit scores, with</w:t>
      </w:r>
      <w:r w:rsidR="00116CBE" w:rsidRPr="009842C1">
        <w:rPr>
          <w:rFonts w:cs="Segoe UI"/>
          <w:color w:val="0D0D0D"/>
          <w:shd w:val="clear" w:color="auto" w:fill="FFFFFF"/>
          <w:rPrChange w:id="153" w:author="Caleb M" w:date="2024-12-10T21:44:00Z" w16du:dateUtc="2024-12-11T03:44:00Z">
            <w:rPr>
              <w:rFonts w:ascii="Segoe UI" w:hAnsi="Segoe UI" w:cs="Segoe UI"/>
              <w:color w:val="0D0D0D"/>
              <w:shd w:val="clear" w:color="auto" w:fill="FFFFFF"/>
            </w:rPr>
          </w:rPrChange>
        </w:rPr>
        <w:t xml:space="preserve"> payment history, length of credit history, frequency of credit application</w:t>
      </w:r>
      <w:r w:rsidR="00F50113" w:rsidRPr="009842C1">
        <w:rPr>
          <w:rFonts w:cs="Segoe UI"/>
          <w:color w:val="0D0D0D"/>
          <w:shd w:val="clear" w:color="auto" w:fill="FFFFFF"/>
          <w:rPrChange w:id="154" w:author="Caleb M" w:date="2024-12-10T21:44:00Z" w16du:dateUtc="2024-12-11T03:44:00Z">
            <w:rPr>
              <w:rFonts w:ascii="Segoe UI" w:hAnsi="Segoe UI" w:cs="Segoe UI"/>
              <w:color w:val="0D0D0D"/>
              <w:shd w:val="clear" w:color="auto" w:fill="FFFFFF"/>
            </w:rPr>
          </w:rPrChange>
        </w:rPr>
        <w:t>s</w:t>
      </w:r>
      <w:r w:rsidR="00D017CB" w:rsidRPr="009842C1">
        <w:rPr>
          <w:rFonts w:cs="Segoe UI"/>
          <w:color w:val="0D0D0D"/>
          <w:shd w:val="clear" w:color="auto" w:fill="FFFFFF"/>
          <w:rPrChange w:id="155" w:author="Caleb M" w:date="2024-12-10T21:44:00Z" w16du:dateUtc="2024-12-11T03:44:00Z">
            <w:rPr>
              <w:rFonts w:ascii="Segoe UI" w:hAnsi="Segoe UI" w:cs="Segoe UI"/>
              <w:color w:val="0D0D0D"/>
              <w:shd w:val="clear" w:color="auto" w:fill="FFFFFF"/>
            </w:rPr>
          </w:rPrChange>
        </w:rPr>
        <w:t xml:space="preserve">, </w:t>
      </w:r>
      <w:r w:rsidR="00D978DC" w:rsidRPr="009842C1">
        <w:rPr>
          <w:rFonts w:cs="Segoe UI"/>
          <w:color w:val="0D0D0D"/>
          <w:shd w:val="clear" w:color="auto" w:fill="FFFFFF"/>
          <w:rPrChange w:id="156" w:author="Caleb M" w:date="2024-12-10T21:44:00Z" w16du:dateUtc="2024-12-11T03:44:00Z">
            <w:rPr>
              <w:rFonts w:ascii="Segoe UI" w:hAnsi="Segoe UI" w:cs="Segoe UI"/>
              <w:color w:val="0D0D0D"/>
              <w:shd w:val="clear" w:color="auto" w:fill="FFFFFF"/>
            </w:rPr>
          </w:rPrChange>
        </w:rPr>
        <w:t>and credit mix playing a larger role in the determination of this key financial indicator</w:t>
      </w:r>
      <w:r w:rsidR="00116CBE" w:rsidRPr="009842C1">
        <w:rPr>
          <w:rFonts w:cs="Segoe UI"/>
          <w:color w:val="0D0D0D"/>
          <w:shd w:val="clear" w:color="auto" w:fill="FFFFFF"/>
          <w:rPrChange w:id="157" w:author="Caleb M" w:date="2024-12-10T21:44:00Z" w16du:dateUtc="2024-12-11T03:44:00Z">
            <w:rPr>
              <w:rFonts w:ascii="Segoe UI" w:hAnsi="Segoe UI" w:cs="Segoe UI"/>
              <w:color w:val="0D0D0D"/>
              <w:shd w:val="clear" w:color="auto" w:fill="FFFFFF"/>
            </w:rPr>
          </w:rPrChange>
        </w:rPr>
        <w:t>.</w:t>
      </w:r>
    </w:p>
    <w:p w14:paraId="671280B0" w14:textId="77777777" w:rsidR="00116CBE" w:rsidRDefault="00116CBE" w:rsidP="004D1CC0">
      <w:pPr>
        <w:rPr>
          <w:rFonts w:ascii="Segoe UI" w:hAnsi="Segoe UI" w:cs="Segoe UI"/>
          <w:color w:val="0D0D0D"/>
          <w:shd w:val="clear" w:color="auto" w:fill="FFFFFF"/>
        </w:rPr>
      </w:pPr>
    </w:p>
    <w:p w14:paraId="637BFB38" w14:textId="77777777" w:rsidR="00116CBE" w:rsidRDefault="00116CBE" w:rsidP="004D1CC0">
      <w:pPr>
        <w:rPr>
          <w:rFonts w:ascii="Segoe UI" w:hAnsi="Segoe UI" w:cs="Segoe UI"/>
          <w:color w:val="0D0D0D"/>
          <w:shd w:val="clear" w:color="auto" w:fill="FFFFFF"/>
        </w:rPr>
      </w:pPr>
    </w:p>
    <w:p w14:paraId="04446321" w14:textId="77777777" w:rsidR="00116CBE" w:rsidRDefault="00116CBE" w:rsidP="004D1CC0">
      <w:pPr>
        <w:rPr>
          <w:rFonts w:ascii="Segoe UI" w:hAnsi="Segoe UI" w:cs="Segoe UI"/>
          <w:color w:val="0D0D0D"/>
          <w:shd w:val="clear" w:color="auto" w:fill="FFFFFF"/>
        </w:rPr>
      </w:pPr>
    </w:p>
    <w:p w14:paraId="400B32B7" w14:textId="6BB23415" w:rsidR="00116CBE" w:rsidRDefault="00116CBE" w:rsidP="004D1CC0">
      <w:pPr>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29C50D2B" wp14:editId="4E971C48">
            <wp:extent cx="6448425" cy="3472229"/>
            <wp:effectExtent l="0" t="0" r="0" b="0"/>
            <wp:docPr id="729952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4942" cy="3475738"/>
                    </a:xfrm>
                    <a:prstGeom prst="rect">
                      <a:avLst/>
                    </a:prstGeom>
                    <a:noFill/>
                    <a:ln>
                      <a:noFill/>
                    </a:ln>
                  </pic:spPr>
                </pic:pic>
              </a:graphicData>
            </a:graphic>
          </wp:inline>
        </w:drawing>
      </w:r>
    </w:p>
    <w:p w14:paraId="5034300B" w14:textId="77777777" w:rsidR="00116CBE" w:rsidRDefault="00116CBE" w:rsidP="004D1CC0">
      <w:pPr>
        <w:rPr>
          <w:rFonts w:ascii="Segoe UI" w:hAnsi="Segoe UI" w:cs="Segoe UI"/>
          <w:color w:val="0D0D0D"/>
          <w:shd w:val="clear" w:color="auto" w:fill="FFFFFF"/>
        </w:rPr>
      </w:pPr>
    </w:p>
    <w:p w14:paraId="32A79A55" w14:textId="5DF5C048" w:rsidR="003004E0" w:rsidRPr="00D978DC" w:rsidRDefault="00116CBE" w:rsidP="00D978DC">
      <w:pPr>
        <w:rPr>
          <w:rFonts w:cs="Segoe UI"/>
          <w:color w:val="0D0D0D"/>
          <w:shd w:val="clear" w:color="auto" w:fill="FFFFFF"/>
        </w:rPr>
      </w:pPr>
      <w:r w:rsidRPr="00D978DC">
        <w:rPr>
          <w:rFonts w:cs="Segoe UI"/>
          <w:color w:val="0D0D0D"/>
          <w:shd w:val="clear" w:color="auto" w:fill="FFFFFF"/>
        </w:rPr>
        <w:t xml:space="preserve">The second </w:t>
      </w:r>
      <w:r w:rsidR="00D978DC">
        <w:rPr>
          <w:rFonts w:cs="Segoe UI"/>
          <w:color w:val="0D0D0D"/>
          <w:shd w:val="clear" w:color="auto" w:fill="FFFFFF"/>
        </w:rPr>
        <w:t>regression analysis</w:t>
      </w:r>
      <w:r w:rsidRPr="00D978DC">
        <w:rPr>
          <w:rFonts w:cs="Segoe UI"/>
          <w:color w:val="0D0D0D"/>
          <w:shd w:val="clear" w:color="auto" w:fill="FFFFFF"/>
        </w:rPr>
        <w:t xml:space="preserve"> </w:t>
      </w:r>
      <w:r w:rsidR="00D017CB" w:rsidRPr="00D978DC">
        <w:rPr>
          <w:rFonts w:cs="Segoe UI"/>
          <w:color w:val="0D0D0D"/>
          <w:shd w:val="clear" w:color="auto" w:fill="FFFFFF"/>
        </w:rPr>
        <w:t>between yearly Income and DTI</w:t>
      </w:r>
      <w:r w:rsidR="00D978DC">
        <w:rPr>
          <w:rFonts w:cs="Segoe UI"/>
          <w:color w:val="0D0D0D"/>
          <w:shd w:val="clear" w:color="auto" w:fill="FFFFFF"/>
        </w:rPr>
        <w:t>. The</w:t>
      </w:r>
      <w:r w:rsidRPr="00D978DC">
        <w:rPr>
          <w:rFonts w:cs="Segoe UI"/>
          <w:color w:val="0D0D0D"/>
          <w:shd w:val="clear" w:color="auto" w:fill="FFFFFF"/>
        </w:rPr>
        <w:t xml:space="preserve"> </w:t>
      </w:r>
      <w:r w:rsidR="00D978DC">
        <w:rPr>
          <w:rFonts w:cs="Segoe UI"/>
          <w:color w:val="0D0D0D"/>
          <w:shd w:val="clear" w:color="auto" w:fill="FFFFFF"/>
        </w:rPr>
        <w:t>regression line shows a slope that is nearly flat, with a</w:t>
      </w:r>
      <w:r w:rsidRPr="00D978DC">
        <w:rPr>
          <w:rFonts w:cs="Segoe UI"/>
          <w:color w:val="0D0D0D"/>
          <w:shd w:val="clear" w:color="auto" w:fill="FFFFFF"/>
        </w:rPr>
        <w:t xml:space="preserve"> </w:t>
      </w:r>
      <w:r w:rsidR="00D978DC">
        <w:rPr>
          <w:rFonts w:cs="Segoe UI"/>
          <w:color w:val="0D0D0D"/>
          <w:shd w:val="clear" w:color="auto" w:fill="FFFFFF"/>
        </w:rPr>
        <w:t xml:space="preserve">slight incline across the x axis </w:t>
      </w:r>
      <w:r w:rsidRPr="00D978DC">
        <w:rPr>
          <w:rFonts w:cs="Segoe UI"/>
          <w:color w:val="0D0D0D"/>
          <w:shd w:val="clear" w:color="auto" w:fill="FFFFFF"/>
        </w:rPr>
        <w:t>(</w:t>
      </w:r>
      <w:r w:rsidRPr="00D978DC">
        <w:rPr>
          <w:rStyle w:val="HTMLCode"/>
          <w:rFonts w:asciiTheme="minorHAnsi" w:eastAsiaTheme="majorEastAsia" w:hAnsiTheme="minorHAnsi"/>
          <w:color w:val="0D0D0D"/>
          <w:sz w:val="21"/>
          <w:szCs w:val="21"/>
          <w:bdr w:val="single" w:sz="2" w:space="0" w:color="E3E3E3" w:frame="1"/>
        </w:rPr>
        <w:t>y = 748.73x + 41254.13</w:t>
      </w:r>
      <w:r w:rsidRPr="00D978DC">
        <w:rPr>
          <w:rFonts w:cs="Segoe UI"/>
          <w:color w:val="0D0D0D"/>
          <w:shd w:val="clear" w:color="auto" w:fill="FFFFFF"/>
        </w:rPr>
        <w:t>)</w:t>
      </w:r>
      <w:r w:rsidR="00D978DC">
        <w:rPr>
          <w:rFonts w:cs="Segoe UI"/>
          <w:color w:val="0D0D0D"/>
          <w:shd w:val="clear" w:color="auto" w:fill="FFFFFF"/>
        </w:rPr>
        <w:t>. Such a slope</w:t>
      </w:r>
      <w:r w:rsidR="003004E0" w:rsidRPr="00D978DC">
        <w:rPr>
          <w:rFonts w:cs="Segoe UI"/>
          <w:color w:val="0D0D0D"/>
          <w:shd w:val="clear" w:color="auto" w:fill="FFFFFF"/>
        </w:rPr>
        <w:t xml:space="preserve"> indicates</w:t>
      </w:r>
      <w:r w:rsidRPr="00D978DC">
        <w:rPr>
          <w:rFonts w:cs="Segoe UI"/>
          <w:color w:val="0D0D0D"/>
          <w:shd w:val="clear" w:color="auto" w:fill="FFFFFF"/>
        </w:rPr>
        <w:t xml:space="preserve"> no correlation</w:t>
      </w:r>
      <w:r w:rsidR="00D978DC">
        <w:rPr>
          <w:rFonts w:cs="Segoe UI"/>
          <w:color w:val="0D0D0D"/>
          <w:shd w:val="clear" w:color="auto" w:fill="FFFFFF"/>
        </w:rPr>
        <w:t xml:space="preserve"> between these variables. While the team initially hypothesized that a rise in income would reduce the debt-to-income ratio among the observed population, this did not occur. This indicates that debt loads remain relatively proportional to income levels, even as incomes rise. As individuals earn more money, their spending habits change, in kind.</w:t>
      </w:r>
    </w:p>
    <w:p w14:paraId="7B6C9115" w14:textId="77777777" w:rsidR="00116CBE" w:rsidRDefault="00116CBE" w:rsidP="004D1CC0">
      <w:pPr>
        <w:rPr>
          <w:rFonts w:ascii="Segoe UI" w:hAnsi="Segoe UI" w:cs="Segoe UI"/>
          <w:color w:val="0D0D0D"/>
          <w:shd w:val="clear" w:color="auto" w:fill="FFFFFF"/>
        </w:rPr>
      </w:pPr>
    </w:p>
    <w:p w14:paraId="1126E5E9" w14:textId="77777777" w:rsidR="00116CBE" w:rsidRDefault="00116CBE" w:rsidP="004D1CC0">
      <w:pPr>
        <w:rPr>
          <w:rFonts w:ascii="Segoe UI" w:hAnsi="Segoe UI" w:cs="Segoe UI"/>
          <w:color w:val="0D0D0D"/>
          <w:shd w:val="clear" w:color="auto" w:fill="FFFFFF"/>
        </w:rPr>
      </w:pPr>
    </w:p>
    <w:p w14:paraId="14E89B65" w14:textId="77777777" w:rsidR="00116CBE" w:rsidRDefault="00116CBE" w:rsidP="004D1CC0">
      <w:pPr>
        <w:rPr>
          <w:rFonts w:ascii="Segoe UI" w:hAnsi="Segoe UI" w:cs="Segoe UI"/>
          <w:color w:val="0D0D0D"/>
          <w:shd w:val="clear" w:color="auto" w:fill="FFFFFF"/>
        </w:rPr>
      </w:pPr>
    </w:p>
    <w:p w14:paraId="62D633D5" w14:textId="77777777" w:rsidR="00116CBE" w:rsidRDefault="00116CBE" w:rsidP="004D1CC0">
      <w:pPr>
        <w:rPr>
          <w:rFonts w:ascii="Segoe UI" w:hAnsi="Segoe UI" w:cs="Segoe UI"/>
          <w:color w:val="0D0D0D"/>
          <w:shd w:val="clear" w:color="auto" w:fill="FFFFFF"/>
        </w:rPr>
      </w:pPr>
    </w:p>
    <w:p w14:paraId="6A913055" w14:textId="77777777" w:rsidR="00116CBE" w:rsidRDefault="00116CBE" w:rsidP="004D1CC0">
      <w:pPr>
        <w:rPr>
          <w:rFonts w:ascii="Segoe UI" w:hAnsi="Segoe UI" w:cs="Segoe UI"/>
          <w:color w:val="0D0D0D"/>
          <w:shd w:val="clear" w:color="auto" w:fill="FFFFFF"/>
        </w:rPr>
      </w:pPr>
    </w:p>
    <w:p w14:paraId="6F8D8B54" w14:textId="77777777" w:rsidR="00116CBE" w:rsidRDefault="00116CBE" w:rsidP="004D1CC0">
      <w:pPr>
        <w:rPr>
          <w:rFonts w:ascii="Segoe UI" w:hAnsi="Segoe UI" w:cs="Segoe UI"/>
          <w:color w:val="0D0D0D"/>
          <w:shd w:val="clear" w:color="auto" w:fill="FFFFFF"/>
        </w:rPr>
      </w:pPr>
    </w:p>
    <w:p w14:paraId="07400AA3" w14:textId="77777777" w:rsidR="00116CBE" w:rsidRDefault="00116CBE" w:rsidP="004D1CC0">
      <w:pPr>
        <w:rPr>
          <w:rFonts w:ascii="Segoe UI" w:hAnsi="Segoe UI" w:cs="Segoe UI"/>
          <w:color w:val="0D0D0D"/>
          <w:shd w:val="clear" w:color="auto" w:fill="FFFFFF"/>
        </w:rPr>
      </w:pPr>
    </w:p>
    <w:p w14:paraId="68027DFF" w14:textId="77777777" w:rsidR="00116CBE" w:rsidRDefault="00116CBE" w:rsidP="004D1CC0">
      <w:pPr>
        <w:rPr>
          <w:rFonts w:ascii="Segoe UI" w:hAnsi="Segoe UI" w:cs="Segoe UI"/>
          <w:color w:val="0D0D0D"/>
          <w:shd w:val="clear" w:color="auto" w:fill="FFFFFF"/>
        </w:rPr>
      </w:pPr>
    </w:p>
    <w:p w14:paraId="396B667C" w14:textId="1005E223" w:rsidR="004D1CC0" w:rsidRDefault="007742E3" w:rsidP="004D1CC0">
      <w:pPr>
        <w:rPr>
          <w:b/>
          <w:bCs/>
          <w:u w:val="single"/>
        </w:rPr>
      </w:pPr>
      <w:r>
        <w:rPr>
          <w:rFonts w:ascii="Segoe UI" w:hAnsi="Segoe UI" w:cs="Segoe UI"/>
          <w:noProof/>
          <w:color w:val="0D0D0D"/>
          <w:shd w:val="clear" w:color="auto" w:fill="FFFFFF"/>
        </w:rPr>
        <w:lastRenderedPageBreak/>
        <w:drawing>
          <wp:inline distT="0" distB="0" distL="0" distR="0" wp14:anchorId="72232194" wp14:editId="02320B79">
            <wp:extent cx="5943600" cy="3371850"/>
            <wp:effectExtent l="0" t="0" r="0" b="0"/>
            <wp:docPr id="119391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14:paraId="49D1E824" w14:textId="078B73D5" w:rsidR="00AA6DFF" w:rsidRPr="009842C1" w:rsidRDefault="00000B49" w:rsidP="004D1CC0">
      <w:pPr>
        <w:rPr>
          <w:rFonts w:cs="Segoe UI"/>
          <w:color w:val="0D0D0D"/>
          <w:shd w:val="clear" w:color="auto" w:fill="FFFFFF"/>
          <w:rPrChange w:id="158" w:author="Caleb M" w:date="2024-12-10T21:44:00Z" w16du:dateUtc="2024-12-11T03:44:00Z">
            <w:rPr>
              <w:rFonts w:ascii="Segoe UI" w:hAnsi="Segoe UI" w:cs="Segoe UI"/>
              <w:color w:val="0D0D0D"/>
              <w:shd w:val="clear" w:color="auto" w:fill="FFFFFF"/>
            </w:rPr>
          </w:rPrChange>
        </w:rPr>
      </w:pPr>
      <w:r>
        <w:t>I</w:t>
      </w:r>
      <w:r w:rsidR="007742E3">
        <w:t xml:space="preserve">n </w:t>
      </w:r>
      <w:r>
        <w:t xml:space="preserve">the </w:t>
      </w:r>
      <w:r w:rsidR="00D978DC">
        <w:t>last regression analysis</w:t>
      </w:r>
      <w:r>
        <w:t>,</w:t>
      </w:r>
      <w:r w:rsidR="007742E3">
        <w:t xml:space="preserve"> </w:t>
      </w:r>
      <w:r w:rsidR="00D978DC">
        <w:t>the team tested the previously</w:t>
      </w:r>
      <w:r w:rsidR="007742E3">
        <w:t xml:space="preserve"> </w:t>
      </w:r>
      <w:r>
        <w:t>observed</w:t>
      </w:r>
      <w:r w:rsidR="007742E3">
        <w:t xml:space="preserve"> </w:t>
      </w:r>
      <w:r w:rsidR="00D978DC">
        <w:t xml:space="preserve">potential </w:t>
      </w:r>
      <w:r w:rsidR="00D978DC" w:rsidRPr="009842C1">
        <w:t>relationship between debt-to-income and age. This analysis reflected the hypothesis generated by the previous plot for these variables, with the linear model showing a</w:t>
      </w:r>
      <w:r w:rsidR="007742E3" w:rsidRPr="009842C1">
        <w:t xml:space="preserve"> moderate</w:t>
      </w:r>
      <w:r w:rsidR="00B024B6" w:rsidRPr="009842C1">
        <w:t xml:space="preserve"> </w:t>
      </w:r>
      <w:r w:rsidR="00D978DC" w:rsidRPr="009842C1">
        <w:t xml:space="preserve">negative </w:t>
      </w:r>
      <w:r w:rsidR="00B024B6" w:rsidRPr="009842C1">
        <w:t>relationship</w:t>
      </w:r>
      <w:r w:rsidRPr="009842C1">
        <w:t xml:space="preserve"> between age and DTI</w:t>
      </w:r>
      <w:r w:rsidR="00B024B6" w:rsidRPr="009842C1">
        <w:t>. T</w:t>
      </w:r>
      <w:r w:rsidR="00B024B6" w:rsidRPr="009842C1">
        <w:rPr>
          <w:rFonts w:cs="Segoe UI"/>
          <w:color w:val="0D0D0D"/>
          <w:shd w:val="clear" w:color="auto" w:fill="FFFFFF"/>
          <w:rPrChange w:id="159" w:author="Caleb M" w:date="2024-12-10T21:44:00Z" w16du:dateUtc="2024-12-11T03:44:00Z">
            <w:rPr>
              <w:rFonts w:ascii="Segoe UI" w:hAnsi="Segoe UI" w:cs="Segoe UI"/>
              <w:color w:val="0D0D0D"/>
              <w:shd w:val="clear" w:color="auto" w:fill="FFFFFF"/>
            </w:rPr>
          </w:rPrChange>
        </w:rPr>
        <w:t xml:space="preserve">he scatterplot shows a negative slope </w:t>
      </w:r>
      <w:r w:rsidRPr="009842C1">
        <w:rPr>
          <w:rFonts w:cs="Segoe UI"/>
          <w:color w:val="0D0D0D"/>
          <w:shd w:val="clear" w:color="auto" w:fill="FFFFFF"/>
          <w:rPrChange w:id="160" w:author="Caleb M" w:date="2024-12-10T21:44:00Z" w16du:dateUtc="2024-12-11T03:44:00Z">
            <w:rPr>
              <w:rFonts w:ascii="Segoe UI" w:hAnsi="Segoe UI" w:cs="Segoe UI"/>
              <w:color w:val="0D0D0D"/>
              <w:shd w:val="clear" w:color="auto" w:fill="FFFFFF"/>
            </w:rPr>
          </w:rPrChange>
        </w:rPr>
        <w:t>in</w:t>
      </w:r>
      <w:r w:rsidR="00B024B6" w:rsidRPr="009842C1">
        <w:rPr>
          <w:rFonts w:cs="Segoe UI"/>
          <w:color w:val="0D0D0D"/>
          <w:shd w:val="clear" w:color="auto" w:fill="FFFFFF"/>
          <w:rPrChange w:id="161" w:author="Caleb M" w:date="2024-12-10T21:44:00Z" w16du:dateUtc="2024-12-11T03:44:00Z">
            <w:rPr>
              <w:rFonts w:ascii="Segoe UI" w:hAnsi="Segoe UI" w:cs="Segoe UI"/>
              <w:color w:val="0D0D0D"/>
              <w:shd w:val="clear" w:color="auto" w:fill="FFFFFF"/>
            </w:rPr>
          </w:rPrChange>
        </w:rPr>
        <w:t xml:space="preserve"> the regression line (</w:t>
      </w:r>
      <w:r w:rsidR="00B024B6" w:rsidRPr="009842C1">
        <w:rPr>
          <w:rStyle w:val="HTMLCode"/>
          <w:rFonts w:asciiTheme="minorHAnsi" w:eastAsiaTheme="majorEastAsia" w:hAnsiTheme="minorHAnsi"/>
          <w:color w:val="0D0D0D"/>
          <w:sz w:val="21"/>
          <w:szCs w:val="21"/>
          <w:bdr w:val="single" w:sz="2" w:space="0" w:color="E3E3E3" w:frame="1"/>
          <w:rPrChange w:id="162" w:author="Caleb M" w:date="2024-12-10T21:44:00Z" w16du:dateUtc="2024-12-11T03:44:00Z">
            <w:rPr>
              <w:rStyle w:val="HTMLCode"/>
              <w:rFonts w:ascii="Consolas" w:eastAsiaTheme="majorEastAsia" w:hAnsi="Consolas"/>
              <w:color w:val="0D0D0D"/>
              <w:sz w:val="21"/>
              <w:szCs w:val="21"/>
              <w:bdr w:val="single" w:sz="2" w:space="0" w:color="E3E3E3" w:frame="1"/>
            </w:rPr>
          </w:rPrChange>
        </w:rPr>
        <w:t>y = -7.99x + 56.59</w:t>
      </w:r>
      <w:r w:rsidR="00B024B6" w:rsidRPr="009842C1">
        <w:rPr>
          <w:rFonts w:cs="Segoe UI"/>
          <w:color w:val="0D0D0D"/>
          <w:shd w:val="clear" w:color="auto" w:fill="FFFFFF"/>
          <w:rPrChange w:id="163" w:author="Caleb M" w:date="2024-12-10T21:44:00Z" w16du:dateUtc="2024-12-11T03:44:00Z">
            <w:rPr>
              <w:rFonts w:ascii="Segoe UI" w:hAnsi="Segoe UI" w:cs="Segoe UI"/>
              <w:color w:val="0D0D0D"/>
              <w:shd w:val="clear" w:color="auto" w:fill="FFFFFF"/>
            </w:rPr>
          </w:rPrChange>
        </w:rPr>
        <w:t>). suggest</w:t>
      </w:r>
      <w:r w:rsidRPr="009842C1">
        <w:rPr>
          <w:rFonts w:cs="Segoe UI"/>
          <w:color w:val="0D0D0D"/>
          <w:shd w:val="clear" w:color="auto" w:fill="FFFFFF"/>
          <w:rPrChange w:id="164" w:author="Caleb M" w:date="2024-12-10T21:44:00Z" w16du:dateUtc="2024-12-11T03:44:00Z">
            <w:rPr>
              <w:rFonts w:ascii="Segoe UI" w:hAnsi="Segoe UI" w:cs="Segoe UI"/>
              <w:color w:val="0D0D0D"/>
              <w:shd w:val="clear" w:color="auto" w:fill="FFFFFF"/>
            </w:rPr>
          </w:rPrChange>
        </w:rPr>
        <w:t xml:space="preserve">ing </w:t>
      </w:r>
      <w:r w:rsidR="00B024B6" w:rsidRPr="009842C1">
        <w:rPr>
          <w:rFonts w:cs="Segoe UI"/>
          <w:color w:val="0D0D0D"/>
          <w:shd w:val="clear" w:color="auto" w:fill="FFFFFF"/>
          <w:rPrChange w:id="165" w:author="Caleb M" w:date="2024-12-10T21:44:00Z" w16du:dateUtc="2024-12-11T03:44:00Z">
            <w:rPr>
              <w:rFonts w:ascii="Segoe UI" w:hAnsi="Segoe UI" w:cs="Segoe UI"/>
              <w:color w:val="0D0D0D"/>
              <w:shd w:val="clear" w:color="auto" w:fill="FFFFFF"/>
            </w:rPr>
          </w:rPrChange>
        </w:rPr>
        <w:t>that as individuals age, their DTI tends to decrease.</w:t>
      </w:r>
    </w:p>
    <w:p w14:paraId="295ED4D1" w14:textId="41B32295" w:rsidR="00B024B6" w:rsidRPr="009842C1" w:rsidRDefault="009842C1" w:rsidP="004D1CC0">
      <w:ins w:id="166" w:author="Caleb M" w:date="2024-12-10T21:45:00Z" w16du:dateUtc="2024-12-11T03:45:00Z">
        <w:r>
          <w:rPr>
            <w:rFonts w:cs="Segoe UI"/>
            <w:color w:val="0D0D0D"/>
            <w:shd w:val="clear" w:color="auto" w:fill="FFFFFF"/>
          </w:rPr>
          <w:t xml:space="preserve">From this, the team determined </w:t>
        </w:r>
      </w:ins>
      <w:del w:id="167" w:author="Caleb M" w:date="2024-12-10T21:45:00Z" w16du:dateUtc="2024-12-11T03:45:00Z">
        <w:r w:rsidR="00B024B6" w:rsidRPr="009842C1" w:rsidDel="009842C1">
          <w:rPr>
            <w:rFonts w:cs="Segoe UI"/>
            <w:color w:val="0D0D0D"/>
            <w:shd w:val="clear" w:color="auto" w:fill="FFFFFF"/>
            <w:rPrChange w:id="168" w:author="Caleb M" w:date="2024-12-10T21:44:00Z" w16du:dateUtc="2024-12-11T03:44:00Z">
              <w:rPr>
                <w:rFonts w:ascii="Segoe UI" w:hAnsi="Segoe UI" w:cs="Segoe UI"/>
                <w:color w:val="0D0D0D"/>
                <w:shd w:val="clear" w:color="auto" w:fill="FFFFFF"/>
              </w:rPr>
            </w:rPrChange>
          </w:rPr>
          <w:delText>We conclude</w:delText>
        </w:r>
      </w:del>
      <w:r w:rsidR="00B024B6" w:rsidRPr="009842C1">
        <w:rPr>
          <w:rFonts w:cs="Segoe UI"/>
          <w:color w:val="0D0D0D"/>
          <w:shd w:val="clear" w:color="auto" w:fill="FFFFFF"/>
          <w:rPrChange w:id="169" w:author="Caleb M" w:date="2024-12-10T21:44:00Z" w16du:dateUtc="2024-12-11T03:44:00Z">
            <w:rPr>
              <w:rFonts w:ascii="Segoe UI" w:hAnsi="Segoe UI" w:cs="Segoe UI"/>
              <w:color w:val="0D0D0D"/>
              <w:shd w:val="clear" w:color="auto" w:fill="FFFFFF"/>
            </w:rPr>
          </w:rPrChange>
        </w:rPr>
        <w:t xml:space="preserve"> that younger individuals may have higher DTIs due to lower incomes early in their careers, combined with higher debt</w:t>
      </w:r>
      <w:r w:rsidR="00D978DC" w:rsidRPr="009842C1">
        <w:rPr>
          <w:rFonts w:cs="Segoe UI"/>
          <w:color w:val="0D0D0D"/>
          <w:shd w:val="clear" w:color="auto" w:fill="FFFFFF"/>
          <w:rPrChange w:id="170" w:author="Caleb M" w:date="2024-12-10T21:44:00Z" w16du:dateUtc="2024-12-11T03:44:00Z">
            <w:rPr>
              <w:rFonts w:ascii="Segoe UI" w:hAnsi="Segoe UI" w:cs="Segoe UI"/>
              <w:color w:val="0D0D0D"/>
              <w:shd w:val="clear" w:color="auto" w:fill="FFFFFF"/>
            </w:rPr>
          </w:rPrChange>
        </w:rPr>
        <w:t>,</w:t>
      </w:r>
      <w:r w:rsidR="00B024B6" w:rsidRPr="009842C1">
        <w:rPr>
          <w:rFonts w:cs="Segoe UI"/>
          <w:color w:val="0D0D0D"/>
          <w:shd w:val="clear" w:color="auto" w:fill="FFFFFF"/>
          <w:rPrChange w:id="171" w:author="Caleb M" w:date="2024-12-10T21:44:00Z" w16du:dateUtc="2024-12-11T03:44:00Z">
            <w:rPr>
              <w:rFonts w:ascii="Segoe UI" w:hAnsi="Segoe UI" w:cs="Segoe UI"/>
              <w:color w:val="0D0D0D"/>
              <w:shd w:val="clear" w:color="auto" w:fill="FFFFFF"/>
            </w:rPr>
          </w:rPrChange>
        </w:rPr>
        <w:t xml:space="preserve"> </w:t>
      </w:r>
      <w:r w:rsidR="00000B49" w:rsidRPr="009842C1">
        <w:rPr>
          <w:rFonts w:cs="Segoe UI"/>
          <w:color w:val="0D0D0D"/>
          <w:shd w:val="clear" w:color="auto" w:fill="FFFFFF"/>
          <w:rPrChange w:id="172" w:author="Caleb M" w:date="2024-12-10T21:44:00Z" w16du:dateUtc="2024-12-11T03:44:00Z">
            <w:rPr>
              <w:rFonts w:ascii="Segoe UI" w:hAnsi="Segoe UI" w:cs="Segoe UI"/>
              <w:color w:val="0D0D0D"/>
              <w:shd w:val="clear" w:color="auto" w:fill="FFFFFF"/>
            </w:rPr>
          </w:rPrChange>
        </w:rPr>
        <w:t>such as</w:t>
      </w:r>
      <w:r w:rsidR="00B024B6" w:rsidRPr="009842C1">
        <w:rPr>
          <w:rFonts w:cs="Segoe UI"/>
          <w:color w:val="0D0D0D"/>
          <w:shd w:val="clear" w:color="auto" w:fill="FFFFFF"/>
          <w:rPrChange w:id="173" w:author="Caleb M" w:date="2024-12-10T21:44:00Z" w16du:dateUtc="2024-12-11T03:44:00Z">
            <w:rPr>
              <w:rFonts w:ascii="Segoe UI" w:hAnsi="Segoe UI" w:cs="Segoe UI"/>
              <w:color w:val="0D0D0D"/>
              <w:shd w:val="clear" w:color="auto" w:fill="FFFFFF"/>
            </w:rPr>
          </w:rPrChange>
        </w:rPr>
        <w:t xml:space="preserve"> student loans</w:t>
      </w:r>
      <w:r w:rsidR="00000B49" w:rsidRPr="009842C1">
        <w:rPr>
          <w:rFonts w:cs="Segoe UI"/>
          <w:color w:val="0D0D0D"/>
          <w:shd w:val="clear" w:color="auto" w:fill="FFFFFF"/>
          <w:rPrChange w:id="174" w:author="Caleb M" w:date="2024-12-10T21:44:00Z" w16du:dateUtc="2024-12-11T03:44:00Z">
            <w:rPr>
              <w:rFonts w:ascii="Segoe UI" w:hAnsi="Segoe UI" w:cs="Segoe UI"/>
              <w:color w:val="0D0D0D"/>
              <w:shd w:val="clear" w:color="auto" w:fill="FFFFFF"/>
            </w:rPr>
          </w:rPrChange>
        </w:rPr>
        <w:t xml:space="preserve"> and</w:t>
      </w:r>
      <w:r w:rsidR="00B024B6" w:rsidRPr="009842C1">
        <w:rPr>
          <w:rFonts w:cs="Segoe UI"/>
          <w:color w:val="0D0D0D"/>
          <w:shd w:val="clear" w:color="auto" w:fill="FFFFFF"/>
          <w:rPrChange w:id="175" w:author="Caleb M" w:date="2024-12-10T21:44:00Z" w16du:dateUtc="2024-12-11T03:44:00Z">
            <w:rPr>
              <w:rFonts w:ascii="Segoe UI" w:hAnsi="Segoe UI" w:cs="Segoe UI"/>
              <w:color w:val="0D0D0D"/>
              <w:shd w:val="clear" w:color="auto" w:fill="FFFFFF"/>
            </w:rPr>
          </w:rPrChange>
        </w:rPr>
        <w:t xml:space="preserve"> </w:t>
      </w:r>
      <w:r w:rsidR="00000B49" w:rsidRPr="009842C1">
        <w:rPr>
          <w:rFonts w:cs="Segoe UI"/>
          <w:color w:val="0D0D0D"/>
          <w:shd w:val="clear" w:color="auto" w:fill="FFFFFF"/>
          <w:rPrChange w:id="176" w:author="Caleb M" w:date="2024-12-10T21:44:00Z" w16du:dateUtc="2024-12-11T03:44:00Z">
            <w:rPr>
              <w:rFonts w:ascii="Segoe UI" w:hAnsi="Segoe UI" w:cs="Segoe UI"/>
              <w:color w:val="0D0D0D"/>
              <w:shd w:val="clear" w:color="auto" w:fill="FFFFFF"/>
            </w:rPr>
          </w:rPrChange>
        </w:rPr>
        <w:t>mortgages</w:t>
      </w:r>
      <w:r w:rsidR="00B024B6" w:rsidRPr="009842C1">
        <w:rPr>
          <w:rFonts w:cs="Segoe UI"/>
          <w:color w:val="0D0D0D"/>
          <w:shd w:val="clear" w:color="auto" w:fill="FFFFFF"/>
          <w:rPrChange w:id="177" w:author="Caleb M" w:date="2024-12-10T21:44:00Z" w16du:dateUtc="2024-12-11T03:44:00Z">
            <w:rPr>
              <w:rFonts w:ascii="Segoe UI" w:hAnsi="Segoe UI" w:cs="Segoe UI"/>
              <w:color w:val="0D0D0D"/>
              <w:shd w:val="clear" w:color="auto" w:fill="FFFFFF"/>
            </w:rPr>
          </w:rPrChange>
        </w:rPr>
        <w:t>.</w:t>
      </w:r>
      <w:r w:rsidR="00000B49" w:rsidRPr="009842C1">
        <w:rPr>
          <w:rFonts w:cs="Segoe UI"/>
          <w:color w:val="0D0D0D"/>
          <w:shd w:val="clear" w:color="auto" w:fill="FFFFFF"/>
          <w:rPrChange w:id="178" w:author="Caleb M" w:date="2024-12-10T21:44:00Z" w16du:dateUtc="2024-12-11T03:44:00Z">
            <w:rPr>
              <w:rFonts w:ascii="Segoe UI" w:hAnsi="Segoe UI" w:cs="Segoe UI"/>
              <w:color w:val="0D0D0D"/>
              <w:shd w:val="clear" w:color="auto" w:fill="FFFFFF"/>
            </w:rPr>
          </w:rPrChange>
        </w:rPr>
        <w:t xml:space="preserve"> Conversely</w:t>
      </w:r>
      <w:r w:rsidR="00B024B6" w:rsidRPr="009842C1">
        <w:rPr>
          <w:rFonts w:cs="Segoe UI"/>
          <w:color w:val="0D0D0D"/>
          <w:shd w:val="clear" w:color="auto" w:fill="FFFFFF"/>
          <w:rPrChange w:id="179" w:author="Caleb M" w:date="2024-12-10T21:44:00Z" w16du:dateUtc="2024-12-11T03:44:00Z">
            <w:rPr>
              <w:rFonts w:ascii="Segoe UI" w:hAnsi="Segoe UI" w:cs="Segoe UI"/>
              <w:color w:val="0D0D0D"/>
              <w:shd w:val="clear" w:color="auto" w:fill="FFFFFF"/>
            </w:rPr>
          </w:rPrChange>
        </w:rPr>
        <w:t xml:space="preserve">, older individuals </w:t>
      </w:r>
      <w:r w:rsidR="00000B49" w:rsidRPr="009842C1">
        <w:rPr>
          <w:rFonts w:cs="Segoe UI"/>
          <w:color w:val="0D0D0D"/>
          <w:shd w:val="clear" w:color="auto" w:fill="FFFFFF"/>
          <w:rPrChange w:id="180" w:author="Caleb M" w:date="2024-12-10T21:44:00Z" w16du:dateUtc="2024-12-11T03:44:00Z">
            <w:rPr>
              <w:rFonts w:ascii="Segoe UI" w:hAnsi="Segoe UI" w:cs="Segoe UI"/>
              <w:color w:val="0D0D0D"/>
              <w:shd w:val="clear" w:color="auto" w:fill="FFFFFF"/>
            </w:rPr>
          </w:rPrChange>
        </w:rPr>
        <w:t>ten</w:t>
      </w:r>
      <w:r w:rsidR="00D978DC" w:rsidRPr="009842C1">
        <w:rPr>
          <w:rFonts w:cs="Segoe UI"/>
          <w:color w:val="0D0D0D"/>
          <w:shd w:val="clear" w:color="auto" w:fill="FFFFFF"/>
          <w:rPrChange w:id="181" w:author="Caleb M" w:date="2024-12-10T21:44:00Z" w16du:dateUtc="2024-12-11T03:44:00Z">
            <w:rPr>
              <w:rFonts w:ascii="Segoe UI" w:hAnsi="Segoe UI" w:cs="Segoe UI"/>
              <w:color w:val="0D0D0D"/>
              <w:shd w:val="clear" w:color="auto" w:fill="FFFFFF"/>
            </w:rPr>
          </w:rPrChange>
        </w:rPr>
        <w:t>d</w:t>
      </w:r>
      <w:r w:rsidR="00000B49" w:rsidRPr="009842C1">
        <w:rPr>
          <w:rFonts w:cs="Segoe UI"/>
          <w:color w:val="0D0D0D"/>
          <w:shd w:val="clear" w:color="auto" w:fill="FFFFFF"/>
          <w:rPrChange w:id="182" w:author="Caleb M" w:date="2024-12-10T21:44:00Z" w16du:dateUtc="2024-12-11T03:44:00Z">
            <w:rPr>
              <w:rFonts w:ascii="Segoe UI" w:hAnsi="Segoe UI" w:cs="Segoe UI"/>
              <w:color w:val="0D0D0D"/>
              <w:shd w:val="clear" w:color="auto" w:fill="FFFFFF"/>
            </w:rPr>
          </w:rPrChange>
        </w:rPr>
        <w:t xml:space="preserve"> to </w:t>
      </w:r>
      <w:r w:rsidR="00B024B6" w:rsidRPr="009842C1">
        <w:rPr>
          <w:rFonts w:cs="Segoe UI"/>
          <w:color w:val="0D0D0D"/>
          <w:shd w:val="clear" w:color="auto" w:fill="FFFFFF"/>
          <w:rPrChange w:id="183" w:author="Caleb M" w:date="2024-12-10T21:44:00Z" w16du:dateUtc="2024-12-11T03:44:00Z">
            <w:rPr>
              <w:rFonts w:ascii="Segoe UI" w:hAnsi="Segoe UI" w:cs="Segoe UI"/>
              <w:color w:val="0D0D0D"/>
              <w:shd w:val="clear" w:color="auto" w:fill="FFFFFF"/>
            </w:rPr>
          </w:rPrChange>
        </w:rPr>
        <w:t xml:space="preserve">have </w:t>
      </w:r>
      <w:r w:rsidR="00000B49" w:rsidRPr="009842C1">
        <w:rPr>
          <w:rFonts w:cs="Segoe UI"/>
          <w:color w:val="0D0D0D"/>
          <w:shd w:val="clear" w:color="auto" w:fill="FFFFFF"/>
          <w:rPrChange w:id="184" w:author="Caleb M" w:date="2024-12-10T21:44:00Z" w16du:dateUtc="2024-12-11T03:44:00Z">
            <w:rPr>
              <w:rFonts w:ascii="Segoe UI" w:hAnsi="Segoe UI" w:cs="Segoe UI"/>
              <w:color w:val="0D0D0D"/>
              <w:shd w:val="clear" w:color="auto" w:fill="FFFFFF"/>
            </w:rPr>
          </w:rPrChange>
        </w:rPr>
        <w:t>greater</w:t>
      </w:r>
      <w:r w:rsidR="00B024B6" w:rsidRPr="009842C1">
        <w:rPr>
          <w:rFonts w:cs="Segoe UI"/>
          <w:color w:val="0D0D0D"/>
          <w:shd w:val="clear" w:color="auto" w:fill="FFFFFF"/>
          <w:rPrChange w:id="185" w:author="Caleb M" w:date="2024-12-10T21:44:00Z" w16du:dateUtc="2024-12-11T03:44:00Z">
            <w:rPr>
              <w:rFonts w:ascii="Segoe UI" w:hAnsi="Segoe UI" w:cs="Segoe UI"/>
              <w:color w:val="0D0D0D"/>
              <w:shd w:val="clear" w:color="auto" w:fill="FFFFFF"/>
            </w:rPr>
          </w:rPrChange>
        </w:rPr>
        <w:t xml:space="preserve"> financial stability, higher incomes, and lower debts as they </w:t>
      </w:r>
      <w:r w:rsidR="00000B49" w:rsidRPr="009842C1">
        <w:rPr>
          <w:rFonts w:cs="Segoe UI"/>
          <w:color w:val="0D0D0D"/>
          <w:shd w:val="clear" w:color="auto" w:fill="FFFFFF"/>
          <w:rPrChange w:id="186" w:author="Caleb M" w:date="2024-12-10T21:44:00Z" w16du:dateUtc="2024-12-11T03:44:00Z">
            <w:rPr>
              <w:rFonts w:ascii="Segoe UI" w:hAnsi="Segoe UI" w:cs="Segoe UI"/>
              <w:color w:val="0D0D0D"/>
              <w:shd w:val="clear" w:color="auto" w:fill="FFFFFF"/>
            </w:rPr>
          </w:rPrChange>
        </w:rPr>
        <w:t xml:space="preserve">gradually </w:t>
      </w:r>
      <w:r w:rsidR="00B024B6" w:rsidRPr="009842C1">
        <w:rPr>
          <w:rFonts w:cs="Segoe UI"/>
          <w:color w:val="0D0D0D"/>
          <w:shd w:val="clear" w:color="auto" w:fill="FFFFFF"/>
          <w:rPrChange w:id="187" w:author="Caleb M" w:date="2024-12-10T21:44:00Z" w16du:dateUtc="2024-12-11T03:44:00Z">
            <w:rPr>
              <w:rFonts w:ascii="Segoe UI" w:hAnsi="Segoe UI" w:cs="Segoe UI"/>
              <w:color w:val="0D0D0D"/>
              <w:shd w:val="clear" w:color="auto" w:fill="FFFFFF"/>
            </w:rPr>
          </w:rPrChange>
        </w:rPr>
        <w:t xml:space="preserve">pay off loans over time. </w:t>
      </w:r>
    </w:p>
    <w:p w14:paraId="2C43F53C" w14:textId="77777777" w:rsidR="00AA6DFF" w:rsidRDefault="00AA6DFF" w:rsidP="004D1CC0">
      <w:pPr>
        <w:rPr>
          <w:b/>
          <w:bCs/>
          <w:u w:val="single"/>
        </w:rPr>
      </w:pPr>
    </w:p>
    <w:p w14:paraId="6543D907" w14:textId="77777777" w:rsidR="00AA6DFF" w:rsidRDefault="00AA6DFF" w:rsidP="004D1CC0">
      <w:pPr>
        <w:rPr>
          <w:b/>
          <w:bCs/>
          <w:u w:val="single"/>
        </w:rPr>
      </w:pPr>
    </w:p>
    <w:p w14:paraId="01C61942" w14:textId="77777777" w:rsidR="00AA6DFF" w:rsidRDefault="00AA6DFF" w:rsidP="004D1CC0">
      <w:pPr>
        <w:rPr>
          <w:b/>
          <w:bCs/>
          <w:u w:val="single"/>
        </w:rPr>
      </w:pPr>
    </w:p>
    <w:p w14:paraId="17F8389D" w14:textId="77777777" w:rsidR="00AA6DFF" w:rsidRDefault="00AA6DFF" w:rsidP="004D1CC0">
      <w:pPr>
        <w:rPr>
          <w:b/>
          <w:bCs/>
          <w:u w:val="single"/>
        </w:rPr>
      </w:pPr>
    </w:p>
    <w:p w14:paraId="32836460" w14:textId="77777777" w:rsidR="00AA6DFF" w:rsidRDefault="00AA6DFF" w:rsidP="004D1CC0">
      <w:pPr>
        <w:rPr>
          <w:b/>
          <w:bCs/>
          <w:u w:val="single"/>
        </w:rPr>
      </w:pPr>
    </w:p>
    <w:p w14:paraId="445A3502" w14:textId="77777777" w:rsidR="00AA6DFF" w:rsidRDefault="00AA6DFF" w:rsidP="004D1CC0">
      <w:pPr>
        <w:rPr>
          <w:b/>
          <w:bCs/>
          <w:u w:val="single"/>
        </w:rPr>
      </w:pPr>
    </w:p>
    <w:p w14:paraId="550CBD7D" w14:textId="77777777" w:rsidR="004D1CC0" w:rsidRDefault="004D1CC0" w:rsidP="004D1CC0">
      <w:pPr>
        <w:rPr>
          <w:b/>
          <w:bCs/>
          <w:u w:val="single"/>
        </w:rPr>
      </w:pPr>
    </w:p>
    <w:p w14:paraId="590A003C" w14:textId="77777777" w:rsidR="00664070" w:rsidRDefault="00664070" w:rsidP="004D1CC0">
      <w:pPr>
        <w:rPr>
          <w:b/>
          <w:bCs/>
          <w:u w:val="single"/>
        </w:rPr>
      </w:pPr>
    </w:p>
    <w:p w14:paraId="30F41D62" w14:textId="77777777" w:rsidR="00664070" w:rsidRDefault="00664070" w:rsidP="004D1CC0">
      <w:pPr>
        <w:rPr>
          <w:b/>
          <w:bCs/>
          <w:u w:val="single"/>
        </w:rPr>
      </w:pPr>
    </w:p>
    <w:p w14:paraId="5916F953" w14:textId="451AD1EC" w:rsidR="004D1CC0" w:rsidRPr="004D1CC0" w:rsidRDefault="004D1CC0" w:rsidP="004D1CC0">
      <w:pPr>
        <w:rPr>
          <w:b/>
          <w:bCs/>
          <w:u w:val="single"/>
        </w:rPr>
      </w:pPr>
      <w:r>
        <w:rPr>
          <w:b/>
          <w:bCs/>
          <w:u w:val="single"/>
        </w:rPr>
        <w:t>Conclusions:</w:t>
      </w:r>
    </w:p>
    <w:p w14:paraId="41345E9D" w14:textId="5CD595BD" w:rsidR="004D1CC0" w:rsidRDefault="00E709ED" w:rsidP="00E46E97">
      <w:r>
        <w:t xml:space="preserve">For </w:t>
      </w:r>
      <w:proofErr w:type="gramStart"/>
      <w:r>
        <w:t>the majority of</w:t>
      </w:r>
      <w:proofErr w:type="gramEnd"/>
      <w:r>
        <w:t xml:space="preserve"> variables analyzed, review of the </w:t>
      </w:r>
      <w:r w:rsidR="00E46E97">
        <w:t>DTI ratio across demographics, financial attributes, and geographic location did not reveal any significant relationships</w:t>
      </w:r>
      <w:r>
        <w:t xml:space="preserve"> between these characteristics and overall financial health. The only exception to these results was age vs. DTI, which revealed a moderate negative relationship between the DTI ratio and age. This suggests that financial health, as measured by DTI, is influenced by the age of an individual, with financial health improving noticeably as people approach retirement age. This finding aligns with general observations that can be made in everyday life. In most cases, older people rely on debt less often as loans, mortgages, and other financial obligations are paid off with time, thus improving financial health.</w:t>
      </w:r>
    </w:p>
    <w:p w14:paraId="5688F40E" w14:textId="12C00A30" w:rsidR="00E709ED" w:rsidRDefault="00E709ED" w:rsidP="00E46E97">
      <w:r>
        <w:t xml:space="preserve">The limitations and potential bias of this dataset must be factored into the conclusions, however. The stated hypotheses about the influence of demographic, financial, and geographic influence on financial health </w:t>
      </w:r>
      <w:r w:rsidR="00490853">
        <w:t xml:space="preserve">would benefit from further research using real-world data containing a larger and more diverse sample Americans. </w:t>
      </w:r>
    </w:p>
    <w:p w14:paraId="419AEF8B" w14:textId="6481970F" w:rsidR="008E0F55" w:rsidRDefault="008E0F55" w:rsidP="004D1CC0"/>
    <w:p w14:paraId="003AAF62" w14:textId="77777777" w:rsidR="004D1CC0" w:rsidRDefault="004D1CC0" w:rsidP="004D1CC0"/>
    <w:p w14:paraId="154EE236" w14:textId="5B4B9020" w:rsidR="004D1CC0" w:rsidRPr="004D1CC0" w:rsidRDefault="004D1CC0" w:rsidP="004D1CC0">
      <w:pPr>
        <w:rPr>
          <w:b/>
          <w:bCs/>
          <w:u w:val="single"/>
        </w:rPr>
      </w:pPr>
      <w:r w:rsidRPr="004D1CC0">
        <w:rPr>
          <w:b/>
          <w:bCs/>
          <w:u w:val="single"/>
        </w:rPr>
        <w:t>Works Cited:</w:t>
      </w:r>
    </w:p>
    <w:p w14:paraId="79AC053D" w14:textId="77777777" w:rsidR="004D1CC0" w:rsidRDefault="004D1CC0" w:rsidP="004D1CC0"/>
    <w:p w14:paraId="0BC47F6D" w14:textId="77777777" w:rsidR="004D1CC0" w:rsidRPr="004D1CC0" w:rsidRDefault="004D1CC0" w:rsidP="004D1CC0">
      <w:r w:rsidRPr="004D1CC0">
        <w:t>Financial Transactions Dataset: Analytics</w:t>
      </w:r>
    </w:p>
    <w:p w14:paraId="0C59355E" w14:textId="288BF3A9" w:rsidR="004D1CC0" w:rsidRDefault="004D1CC0" w:rsidP="004D1CC0">
      <w:hyperlink r:id="rId25" w:history="1">
        <w:r w:rsidRPr="004D1CC0">
          <w:rPr>
            <w:rStyle w:val="Hyperlink"/>
          </w:rPr>
          <w:t>https://www.kaggle.com/datasets/computingvictor/transactions-fraud-datasets/code</w:t>
        </w:r>
      </w:hyperlink>
    </w:p>
    <w:p w14:paraId="55611689" w14:textId="77777777" w:rsidR="004D1CC0" w:rsidRPr="004D1CC0" w:rsidRDefault="004D1CC0" w:rsidP="004D1CC0"/>
    <w:p w14:paraId="08AA793D" w14:textId="77777777" w:rsidR="004D1CC0" w:rsidRPr="004D1CC0" w:rsidRDefault="004D1CC0" w:rsidP="004D1CC0">
      <w:r w:rsidRPr="004D1CC0">
        <w:t>Kaggle: Introduction to Folium</w:t>
      </w:r>
    </w:p>
    <w:p w14:paraId="0EF9C91E" w14:textId="4BF750B8" w:rsidR="004D1CC0" w:rsidRDefault="004D1CC0" w:rsidP="004D1CC0">
      <w:hyperlink r:id="rId26" w:history="1">
        <w:r w:rsidRPr="004D1CC0">
          <w:rPr>
            <w:rStyle w:val="Hyperlink"/>
          </w:rPr>
          <w:t>https://www.kaggle.com/code/imdevskp/folium</w:t>
        </w:r>
      </w:hyperlink>
    </w:p>
    <w:p w14:paraId="1FA540F8" w14:textId="77777777" w:rsidR="004D1CC0" w:rsidRPr="004D1CC0" w:rsidRDefault="004D1CC0" w:rsidP="004D1CC0"/>
    <w:p w14:paraId="21BA1EFF" w14:textId="77777777" w:rsidR="004D1CC0" w:rsidRPr="008168FD" w:rsidRDefault="004D1CC0" w:rsidP="004D1CC0">
      <w:pPr>
        <w:rPr>
          <w:lang w:val="fr-FR"/>
        </w:rPr>
      </w:pPr>
      <w:proofErr w:type="spellStart"/>
      <w:r w:rsidRPr="008168FD">
        <w:rPr>
          <w:lang w:val="fr-FR"/>
        </w:rPr>
        <w:t>ChatGPT</w:t>
      </w:r>
      <w:proofErr w:type="spellEnd"/>
      <w:r w:rsidRPr="008168FD">
        <w:rPr>
          <w:lang w:val="fr-FR"/>
        </w:rPr>
        <w:t xml:space="preserve"> – Python AI Assistance</w:t>
      </w:r>
    </w:p>
    <w:p w14:paraId="7F69B514" w14:textId="6FD2ECE9" w:rsidR="004D1CC0" w:rsidRPr="008168FD" w:rsidRDefault="004D1CC0" w:rsidP="004D1CC0">
      <w:pPr>
        <w:rPr>
          <w:lang w:val="fr-FR"/>
        </w:rPr>
      </w:pPr>
      <w:hyperlink r:id="rId27" w:history="1">
        <w:r w:rsidRPr="008168FD">
          <w:rPr>
            <w:rStyle w:val="Hyperlink"/>
            <w:lang w:val="fr-FR"/>
          </w:rPr>
          <w:t>https://chatgpt.com/</w:t>
        </w:r>
      </w:hyperlink>
    </w:p>
    <w:sectPr w:rsidR="004D1CC0" w:rsidRPr="008168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16F66"/>
    <w:multiLevelType w:val="hybridMultilevel"/>
    <w:tmpl w:val="BBC026C4"/>
    <w:lvl w:ilvl="0" w:tplc="A49EAFEC">
      <w:start w:val="1"/>
      <w:numFmt w:val="bullet"/>
      <w:lvlText w:val="-"/>
      <w:lvlJc w:val="left"/>
      <w:pPr>
        <w:tabs>
          <w:tab w:val="num" w:pos="720"/>
        </w:tabs>
        <w:ind w:left="720" w:hanging="360"/>
      </w:pPr>
      <w:rPr>
        <w:rFonts w:ascii="Times New Roman" w:hAnsi="Times New Roman" w:hint="default"/>
      </w:rPr>
    </w:lvl>
    <w:lvl w:ilvl="1" w:tplc="6BB4557C">
      <w:numFmt w:val="bullet"/>
      <w:lvlText w:val="-"/>
      <w:lvlJc w:val="left"/>
      <w:pPr>
        <w:tabs>
          <w:tab w:val="num" w:pos="1440"/>
        </w:tabs>
        <w:ind w:left="1440" w:hanging="360"/>
      </w:pPr>
      <w:rPr>
        <w:rFonts w:ascii="Times New Roman" w:hAnsi="Times New Roman" w:hint="default"/>
      </w:rPr>
    </w:lvl>
    <w:lvl w:ilvl="2" w:tplc="F8405AD6" w:tentative="1">
      <w:start w:val="1"/>
      <w:numFmt w:val="bullet"/>
      <w:lvlText w:val="-"/>
      <w:lvlJc w:val="left"/>
      <w:pPr>
        <w:tabs>
          <w:tab w:val="num" w:pos="2160"/>
        </w:tabs>
        <w:ind w:left="2160" w:hanging="360"/>
      </w:pPr>
      <w:rPr>
        <w:rFonts w:ascii="Times New Roman" w:hAnsi="Times New Roman" w:hint="default"/>
      </w:rPr>
    </w:lvl>
    <w:lvl w:ilvl="3" w:tplc="1A6ACCCC" w:tentative="1">
      <w:start w:val="1"/>
      <w:numFmt w:val="bullet"/>
      <w:lvlText w:val="-"/>
      <w:lvlJc w:val="left"/>
      <w:pPr>
        <w:tabs>
          <w:tab w:val="num" w:pos="2880"/>
        </w:tabs>
        <w:ind w:left="2880" w:hanging="360"/>
      </w:pPr>
      <w:rPr>
        <w:rFonts w:ascii="Times New Roman" w:hAnsi="Times New Roman" w:hint="default"/>
      </w:rPr>
    </w:lvl>
    <w:lvl w:ilvl="4" w:tplc="5366FADE" w:tentative="1">
      <w:start w:val="1"/>
      <w:numFmt w:val="bullet"/>
      <w:lvlText w:val="-"/>
      <w:lvlJc w:val="left"/>
      <w:pPr>
        <w:tabs>
          <w:tab w:val="num" w:pos="3600"/>
        </w:tabs>
        <w:ind w:left="3600" w:hanging="360"/>
      </w:pPr>
      <w:rPr>
        <w:rFonts w:ascii="Times New Roman" w:hAnsi="Times New Roman" w:hint="default"/>
      </w:rPr>
    </w:lvl>
    <w:lvl w:ilvl="5" w:tplc="A0822882" w:tentative="1">
      <w:start w:val="1"/>
      <w:numFmt w:val="bullet"/>
      <w:lvlText w:val="-"/>
      <w:lvlJc w:val="left"/>
      <w:pPr>
        <w:tabs>
          <w:tab w:val="num" w:pos="4320"/>
        </w:tabs>
        <w:ind w:left="4320" w:hanging="360"/>
      </w:pPr>
      <w:rPr>
        <w:rFonts w:ascii="Times New Roman" w:hAnsi="Times New Roman" w:hint="default"/>
      </w:rPr>
    </w:lvl>
    <w:lvl w:ilvl="6" w:tplc="73562764" w:tentative="1">
      <w:start w:val="1"/>
      <w:numFmt w:val="bullet"/>
      <w:lvlText w:val="-"/>
      <w:lvlJc w:val="left"/>
      <w:pPr>
        <w:tabs>
          <w:tab w:val="num" w:pos="5040"/>
        </w:tabs>
        <w:ind w:left="5040" w:hanging="360"/>
      </w:pPr>
      <w:rPr>
        <w:rFonts w:ascii="Times New Roman" w:hAnsi="Times New Roman" w:hint="default"/>
      </w:rPr>
    </w:lvl>
    <w:lvl w:ilvl="7" w:tplc="B3AEADFE" w:tentative="1">
      <w:start w:val="1"/>
      <w:numFmt w:val="bullet"/>
      <w:lvlText w:val="-"/>
      <w:lvlJc w:val="left"/>
      <w:pPr>
        <w:tabs>
          <w:tab w:val="num" w:pos="5760"/>
        </w:tabs>
        <w:ind w:left="5760" w:hanging="360"/>
      </w:pPr>
      <w:rPr>
        <w:rFonts w:ascii="Times New Roman" w:hAnsi="Times New Roman" w:hint="default"/>
      </w:rPr>
    </w:lvl>
    <w:lvl w:ilvl="8" w:tplc="63D0B1E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5861E74"/>
    <w:multiLevelType w:val="multilevel"/>
    <w:tmpl w:val="DABC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82CF1"/>
    <w:multiLevelType w:val="hybridMultilevel"/>
    <w:tmpl w:val="44F60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DF3150"/>
    <w:multiLevelType w:val="multilevel"/>
    <w:tmpl w:val="FDCC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F0783"/>
    <w:multiLevelType w:val="hybridMultilevel"/>
    <w:tmpl w:val="CD6082E8"/>
    <w:lvl w:ilvl="0" w:tplc="89A88C6A">
      <w:start w:val="1"/>
      <w:numFmt w:val="bullet"/>
      <w:lvlText w:val="-"/>
      <w:lvlJc w:val="left"/>
      <w:pPr>
        <w:tabs>
          <w:tab w:val="num" w:pos="720"/>
        </w:tabs>
        <w:ind w:left="720" w:hanging="360"/>
      </w:pPr>
      <w:rPr>
        <w:rFonts w:ascii="Times New Roman" w:hAnsi="Times New Roman" w:hint="default"/>
      </w:rPr>
    </w:lvl>
    <w:lvl w:ilvl="1" w:tplc="4A62E8E0">
      <w:numFmt w:val="bullet"/>
      <w:lvlText w:val="-"/>
      <w:lvlJc w:val="left"/>
      <w:pPr>
        <w:tabs>
          <w:tab w:val="num" w:pos="1440"/>
        </w:tabs>
        <w:ind w:left="1440" w:hanging="360"/>
      </w:pPr>
      <w:rPr>
        <w:rFonts w:ascii="Times New Roman" w:hAnsi="Times New Roman" w:hint="default"/>
      </w:rPr>
    </w:lvl>
    <w:lvl w:ilvl="2" w:tplc="55981E54">
      <w:numFmt w:val="bullet"/>
      <w:lvlText w:val="-"/>
      <w:lvlJc w:val="left"/>
      <w:pPr>
        <w:tabs>
          <w:tab w:val="num" w:pos="2160"/>
        </w:tabs>
        <w:ind w:left="2160" w:hanging="360"/>
      </w:pPr>
      <w:rPr>
        <w:rFonts w:ascii="Times New Roman" w:hAnsi="Times New Roman" w:hint="default"/>
      </w:rPr>
    </w:lvl>
    <w:lvl w:ilvl="3" w:tplc="F4FE3A2A" w:tentative="1">
      <w:start w:val="1"/>
      <w:numFmt w:val="bullet"/>
      <w:lvlText w:val="-"/>
      <w:lvlJc w:val="left"/>
      <w:pPr>
        <w:tabs>
          <w:tab w:val="num" w:pos="2880"/>
        </w:tabs>
        <w:ind w:left="2880" w:hanging="360"/>
      </w:pPr>
      <w:rPr>
        <w:rFonts w:ascii="Times New Roman" w:hAnsi="Times New Roman" w:hint="default"/>
      </w:rPr>
    </w:lvl>
    <w:lvl w:ilvl="4" w:tplc="B106BE18" w:tentative="1">
      <w:start w:val="1"/>
      <w:numFmt w:val="bullet"/>
      <w:lvlText w:val="-"/>
      <w:lvlJc w:val="left"/>
      <w:pPr>
        <w:tabs>
          <w:tab w:val="num" w:pos="3600"/>
        </w:tabs>
        <w:ind w:left="3600" w:hanging="360"/>
      </w:pPr>
      <w:rPr>
        <w:rFonts w:ascii="Times New Roman" w:hAnsi="Times New Roman" w:hint="default"/>
      </w:rPr>
    </w:lvl>
    <w:lvl w:ilvl="5" w:tplc="3C700476" w:tentative="1">
      <w:start w:val="1"/>
      <w:numFmt w:val="bullet"/>
      <w:lvlText w:val="-"/>
      <w:lvlJc w:val="left"/>
      <w:pPr>
        <w:tabs>
          <w:tab w:val="num" w:pos="4320"/>
        </w:tabs>
        <w:ind w:left="4320" w:hanging="360"/>
      </w:pPr>
      <w:rPr>
        <w:rFonts w:ascii="Times New Roman" w:hAnsi="Times New Roman" w:hint="default"/>
      </w:rPr>
    </w:lvl>
    <w:lvl w:ilvl="6" w:tplc="7AB042B4" w:tentative="1">
      <w:start w:val="1"/>
      <w:numFmt w:val="bullet"/>
      <w:lvlText w:val="-"/>
      <w:lvlJc w:val="left"/>
      <w:pPr>
        <w:tabs>
          <w:tab w:val="num" w:pos="5040"/>
        </w:tabs>
        <w:ind w:left="5040" w:hanging="360"/>
      </w:pPr>
      <w:rPr>
        <w:rFonts w:ascii="Times New Roman" w:hAnsi="Times New Roman" w:hint="default"/>
      </w:rPr>
    </w:lvl>
    <w:lvl w:ilvl="7" w:tplc="70A4DD84" w:tentative="1">
      <w:start w:val="1"/>
      <w:numFmt w:val="bullet"/>
      <w:lvlText w:val="-"/>
      <w:lvlJc w:val="left"/>
      <w:pPr>
        <w:tabs>
          <w:tab w:val="num" w:pos="5760"/>
        </w:tabs>
        <w:ind w:left="5760" w:hanging="360"/>
      </w:pPr>
      <w:rPr>
        <w:rFonts w:ascii="Times New Roman" w:hAnsi="Times New Roman" w:hint="default"/>
      </w:rPr>
    </w:lvl>
    <w:lvl w:ilvl="8" w:tplc="D52C88F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9940A8D"/>
    <w:multiLevelType w:val="multilevel"/>
    <w:tmpl w:val="C4CA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C40C66"/>
    <w:multiLevelType w:val="hybridMultilevel"/>
    <w:tmpl w:val="BEC89F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9428E8"/>
    <w:multiLevelType w:val="multilevel"/>
    <w:tmpl w:val="25745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984706"/>
    <w:multiLevelType w:val="hybridMultilevel"/>
    <w:tmpl w:val="EDF42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E12E7B"/>
    <w:multiLevelType w:val="multilevel"/>
    <w:tmpl w:val="BB7E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3F7D71"/>
    <w:multiLevelType w:val="multilevel"/>
    <w:tmpl w:val="5C3E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A50562"/>
    <w:multiLevelType w:val="hybridMultilevel"/>
    <w:tmpl w:val="8102B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5B0D7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7C907AA2"/>
    <w:multiLevelType w:val="multilevel"/>
    <w:tmpl w:val="D2A4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460210">
    <w:abstractNumId w:val="4"/>
  </w:num>
  <w:num w:numId="2" w16cid:durableId="962928976">
    <w:abstractNumId w:val="8"/>
  </w:num>
  <w:num w:numId="3" w16cid:durableId="1163275357">
    <w:abstractNumId w:val="6"/>
  </w:num>
  <w:num w:numId="4" w16cid:durableId="1236404089">
    <w:abstractNumId w:val="12"/>
  </w:num>
  <w:num w:numId="5" w16cid:durableId="702435793">
    <w:abstractNumId w:val="2"/>
  </w:num>
  <w:num w:numId="6" w16cid:durableId="1893077115">
    <w:abstractNumId w:val="0"/>
  </w:num>
  <w:num w:numId="7" w16cid:durableId="187721840">
    <w:abstractNumId w:val="11"/>
  </w:num>
  <w:num w:numId="8" w16cid:durableId="2083746028">
    <w:abstractNumId w:val="7"/>
  </w:num>
  <w:num w:numId="9" w16cid:durableId="1000304614">
    <w:abstractNumId w:val="9"/>
  </w:num>
  <w:num w:numId="10" w16cid:durableId="1996298066">
    <w:abstractNumId w:val="5"/>
  </w:num>
  <w:num w:numId="11" w16cid:durableId="244346388">
    <w:abstractNumId w:val="10"/>
  </w:num>
  <w:num w:numId="12" w16cid:durableId="1822692255">
    <w:abstractNumId w:val="3"/>
  </w:num>
  <w:num w:numId="13" w16cid:durableId="96952202">
    <w:abstractNumId w:val="13"/>
  </w:num>
  <w:num w:numId="14" w16cid:durableId="31072190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leb M">
    <w15:presenceInfo w15:providerId="Windows Live" w15:userId="4ffe31a81f6c11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7BC"/>
    <w:rsid w:val="00000B49"/>
    <w:rsid w:val="00053118"/>
    <w:rsid w:val="00061780"/>
    <w:rsid w:val="000C098E"/>
    <w:rsid w:val="00101655"/>
    <w:rsid w:val="00116CBE"/>
    <w:rsid w:val="00123321"/>
    <w:rsid w:val="0015408A"/>
    <w:rsid w:val="00172534"/>
    <w:rsid w:val="001A39A0"/>
    <w:rsid w:val="00215A89"/>
    <w:rsid w:val="00223BAD"/>
    <w:rsid w:val="0024540B"/>
    <w:rsid w:val="00296C67"/>
    <w:rsid w:val="002A1526"/>
    <w:rsid w:val="002B1B96"/>
    <w:rsid w:val="002D0601"/>
    <w:rsid w:val="003004E0"/>
    <w:rsid w:val="00314D0C"/>
    <w:rsid w:val="00323437"/>
    <w:rsid w:val="00335C96"/>
    <w:rsid w:val="00362607"/>
    <w:rsid w:val="00467E4D"/>
    <w:rsid w:val="00490853"/>
    <w:rsid w:val="004A4DE3"/>
    <w:rsid w:val="004B07A0"/>
    <w:rsid w:val="004B6C2A"/>
    <w:rsid w:val="004D1CC0"/>
    <w:rsid w:val="004E7B64"/>
    <w:rsid w:val="00514F16"/>
    <w:rsid w:val="005422D4"/>
    <w:rsid w:val="0054565F"/>
    <w:rsid w:val="00565269"/>
    <w:rsid w:val="005905E4"/>
    <w:rsid w:val="005972CD"/>
    <w:rsid w:val="005C3F40"/>
    <w:rsid w:val="005D5A62"/>
    <w:rsid w:val="00664070"/>
    <w:rsid w:val="00673B0D"/>
    <w:rsid w:val="00687723"/>
    <w:rsid w:val="006F7E0E"/>
    <w:rsid w:val="00706C8F"/>
    <w:rsid w:val="00727EA2"/>
    <w:rsid w:val="0074220D"/>
    <w:rsid w:val="00764038"/>
    <w:rsid w:val="007742E3"/>
    <w:rsid w:val="007B0D8E"/>
    <w:rsid w:val="007F1AD5"/>
    <w:rsid w:val="008168FD"/>
    <w:rsid w:val="008202EF"/>
    <w:rsid w:val="0085080C"/>
    <w:rsid w:val="00897377"/>
    <w:rsid w:val="008A23F4"/>
    <w:rsid w:val="008C5A22"/>
    <w:rsid w:val="008E0F55"/>
    <w:rsid w:val="00934FBF"/>
    <w:rsid w:val="0094668E"/>
    <w:rsid w:val="009842C1"/>
    <w:rsid w:val="00A108C9"/>
    <w:rsid w:val="00A276F8"/>
    <w:rsid w:val="00A453F2"/>
    <w:rsid w:val="00A522C2"/>
    <w:rsid w:val="00A91942"/>
    <w:rsid w:val="00AA6DFF"/>
    <w:rsid w:val="00AC1DDB"/>
    <w:rsid w:val="00AD17BA"/>
    <w:rsid w:val="00AD2A8E"/>
    <w:rsid w:val="00B024B6"/>
    <w:rsid w:val="00B20447"/>
    <w:rsid w:val="00B932F6"/>
    <w:rsid w:val="00B95DFE"/>
    <w:rsid w:val="00BF3659"/>
    <w:rsid w:val="00BF5A8D"/>
    <w:rsid w:val="00C152BF"/>
    <w:rsid w:val="00C35D05"/>
    <w:rsid w:val="00C46B51"/>
    <w:rsid w:val="00C71833"/>
    <w:rsid w:val="00CB1AE8"/>
    <w:rsid w:val="00CB4FE9"/>
    <w:rsid w:val="00CD1C49"/>
    <w:rsid w:val="00D017CB"/>
    <w:rsid w:val="00D30142"/>
    <w:rsid w:val="00D43696"/>
    <w:rsid w:val="00D978DC"/>
    <w:rsid w:val="00E104F7"/>
    <w:rsid w:val="00E137BC"/>
    <w:rsid w:val="00E306BA"/>
    <w:rsid w:val="00E347CD"/>
    <w:rsid w:val="00E43F72"/>
    <w:rsid w:val="00E46E97"/>
    <w:rsid w:val="00E54F30"/>
    <w:rsid w:val="00E709ED"/>
    <w:rsid w:val="00EC3864"/>
    <w:rsid w:val="00ED1411"/>
    <w:rsid w:val="00ED79C8"/>
    <w:rsid w:val="00EE02A3"/>
    <w:rsid w:val="00F029A3"/>
    <w:rsid w:val="00F469AA"/>
    <w:rsid w:val="00F50113"/>
    <w:rsid w:val="00F720F3"/>
    <w:rsid w:val="00F93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EA2E6"/>
  <w15:chartTrackingRefBased/>
  <w15:docId w15:val="{DA81CFA2-9E04-4F71-A2D0-0BDE11E7F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37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37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37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37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37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37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37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37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37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7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37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37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37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37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37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37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37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37BC"/>
    <w:rPr>
      <w:rFonts w:eastAsiaTheme="majorEastAsia" w:cstheme="majorBidi"/>
      <w:color w:val="272727" w:themeColor="text1" w:themeTint="D8"/>
    </w:rPr>
  </w:style>
  <w:style w:type="paragraph" w:styleId="Title">
    <w:name w:val="Title"/>
    <w:basedOn w:val="Normal"/>
    <w:next w:val="Normal"/>
    <w:link w:val="TitleChar"/>
    <w:uiPriority w:val="10"/>
    <w:qFormat/>
    <w:rsid w:val="00E137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37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37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37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37BC"/>
    <w:pPr>
      <w:spacing w:before="160"/>
      <w:jc w:val="center"/>
    </w:pPr>
    <w:rPr>
      <w:i/>
      <w:iCs/>
      <w:color w:val="404040" w:themeColor="text1" w:themeTint="BF"/>
    </w:rPr>
  </w:style>
  <w:style w:type="character" w:customStyle="1" w:styleId="QuoteChar">
    <w:name w:val="Quote Char"/>
    <w:basedOn w:val="DefaultParagraphFont"/>
    <w:link w:val="Quote"/>
    <w:uiPriority w:val="29"/>
    <w:rsid w:val="00E137BC"/>
    <w:rPr>
      <w:i/>
      <w:iCs/>
      <w:color w:val="404040" w:themeColor="text1" w:themeTint="BF"/>
    </w:rPr>
  </w:style>
  <w:style w:type="paragraph" w:styleId="ListParagraph">
    <w:name w:val="List Paragraph"/>
    <w:basedOn w:val="Normal"/>
    <w:uiPriority w:val="34"/>
    <w:qFormat/>
    <w:rsid w:val="00E137BC"/>
    <w:pPr>
      <w:ind w:left="720"/>
      <w:contextualSpacing/>
    </w:pPr>
  </w:style>
  <w:style w:type="character" w:styleId="IntenseEmphasis">
    <w:name w:val="Intense Emphasis"/>
    <w:basedOn w:val="DefaultParagraphFont"/>
    <w:uiPriority w:val="21"/>
    <w:qFormat/>
    <w:rsid w:val="00E137BC"/>
    <w:rPr>
      <w:i/>
      <w:iCs/>
      <w:color w:val="0F4761" w:themeColor="accent1" w:themeShade="BF"/>
    </w:rPr>
  </w:style>
  <w:style w:type="paragraph" w:styleId="IntenseQuote">
    <w:name w:val="Intense Quote"/>
    <w:basedOn w:val="Normal"/>
    <w:next w:val="Normal"/>
    <w:link w:val="IntenseQuoteChar"/>
    <w:uiPriority w:val="30"/>
    <w:qFormat/>
    <w:rsid w:val="00E137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37BC"/>
    <w:rPr>
      <w:i/>
      <w:iCs/>
      <w:color w:val="0F4761" w:themeColor="accent1" w:themeShade="BF"/>
    </w:rPr>
  </w:style>
  <w:style w:type="character" w:styleId="IntenseReference">
    <w:name w:val="Intense Reference"/>
    <w:basedOn w:val="DefaultParagraphFont"/>
    <w:uiPriority w:val="32"/>
    <w:qFormat/>
    <w:rsid w:val="00E137BC"/>
    <w:rPr>
      <w:b/>
      <w:bCs/>
      <w:smallCaps/>
      <w:color w:val="0F4761" w:themeColor="accent1" w:themeShade="BF"/>
      <w:spacing w:val="5"/>
    </w:rPr>
  </w:style>
  <w:style w:type="paragraph" w:customStyle="1" w:styleId="Default">
    <w:name w:val="Default"/>
    <w:rsid w:val="00ED1411"/>
    <w:pPr>
      <w:autoSpaceDE w:val="0"/>
      <w:autoSpaceDN w:val="0"/>
      <w:adjustRightInd w:val="0"/>
      <w:spacing w:after="0" w:line="240" w:lineRule="auto"/>
    </w:pPr>
    <w:rPr>
      <w:rFonts w:ascii="Aptos" w:hAnsi="Aptos" w:cs="Aptos"/>
      <w:color w:val="000000"/>
      <w:kern w:val="0"/>
    </w:rPr>
  </w:style>
  <w:style w:type="paragraph" w:styleId="Caption">
    <w:name w:val="caption"/>
    <w:basedOn w:val="Normal"/>
    <w:next w:val="Normal"/>
    <w:uiPriority w:val="35"/>
    <w:unhideWhenUsed/>
    <w:qFormat/>
    <w:rsid w:val="00673B0D"/>
    <w:pPr>
      <w:spacing w:after="200" w:line="240" w:lineRule="auto"/>
    </w:pPr>
    <w:rPr>
      <w:i/>
      <w:iCs/>
      <w:color w:val="0E2841" w:themeColor="text2"/>
      <w:sz w:val="18"/>
      <w:szCs w:val="18"/>
    </w:rPr>
  </w:style>
  <w:style w:type="character" w:styleId="Hyperlink">
    <w:name w:val="Hyperlink"/>
    <w:basedOn w:val="DefaultParagraphFont"/>
    <w:uiPriority w:val="99"/>
    <w:unhideWhenUsed/>
    <w:rsid w:val="00172534"/>
    <w:rPr>
      <w:color w:val="467886" w:themeColor="hyperlink"/>
      <w:u w:val="single"/>
    </w:rPr>
  </w:style>
  <w:style w:type="character" w:styleId="UnresolvedMention">
    <w:name w:val="Unresolved Mention"/>
    <w:basedOn w:val="DefaultParagraphFont"/>
    <w:uiPriority w:val="99"/>
    <w:semiHidden/>
    <w:unhideWhenUsed/>
    <w:rsid w:val="00172534"/>
    <w:rPr>
      <w:color w:val="605E5C"/>
      <w:shd w:val="clear" w:color="auto" w:fill="E1DFDD"/>
    </w:rPr>
  </w:style>
  <w:style w:type="character" w:styleId="HTMLCode">
    <w:name w:val="HTML Code"/>
    <w:basedOn w:val="DefaultParagraphFont"/>
    <w:uiPriority w:val="99"/>
    <w:semiHidden/>
    <w:unhideWhenUsed/>
    <w:rsid w:val="00B024B6"/>
    <w:rPr>
      <w:rFonts w:ascii="Courier New" w:eastAsia="Times New Roman" w:hAnsi="Courier New" w:cs="Courier New"/>
      <w:sz w:val="20"/>
      <w:szCs w:val="20"/>
    </w:rPr>
  </w:style>
  <w:style w:type="paragraph" w:styleId="Revision">
    <w:name w:val="Revision"/>
    <w:hidden/>
    <w:uiPriority w:val="99"/>
    <w:semiHidden/>
    <w:rsid w:val="007640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1913">
      <w:bodyDiv w:val="1"/>
      <w:marLeft w:val="0"/>
      <w:marRight w:val="0"/>
      <w:marTop w:val="0"/>
      <w:marBottom w:val="0"/>
      <w:divBdr>
        <w:top w:val="none" w:sz="0" w:space="0" w:color="auto"/>
        <w:left w:val="none" w:sz="0" w:space="0" w:color="auto"/>
        <w:bottom w:val="none" w:sz="0" w:space="0" w:color="auto"/>
        <w:right w:val="none" w:sz="0" w:space="0" w:color="auto"/>
      </w:divBdr>
      <w:divsChild>
        <w:div w:id="1408696343">
          <w:marLeft w:val="0"/>
          <w:marRight w:val="0"/>
          <w:marTop w:val="0"/>
          <w:marBottom w:val="0"/>
          <w:divBdr>
            <w:top w:val="none" w:sz="0" w:space="0" w:color="auto"/>
            <w:left w:val="none" w:sz="0" w:space="0" w:color="auto"/>
            <w:bottom w:val="none" w:sz="0" w:space="0" w:color="auto"/>
            <w:right w:val="none" w:sz="0" w:space="0" w:color="auto"/>
          </w:divBdr>
        </w:div>
      </w:divsChild>
    </w:div>
    <w:div w:id="319387939">
      <w:bodyDiv w:val="1"/>
      <w:marLeft w:val="0"/>
      <w:marRight w:val="0"/>
      <w:marTop w:val="0"/>
      <w:marBottom w:val="0"/>
      <w:divBdr>
        <w:top w:val="none" w:sz="0" w:space="0" w:color="auto"/>
        <w:left w:val="none" w:sz="0" w:space="0" w:color="auto"/>
        <w:bottom w:val="none" w:sz="0" w:space="0" w:color="auto"/>
        <w:right w:val="none" w:sz="0" w:space="0" w:color="auto"/>
      </w:divBdr>
      <w:divsChild>
        <w:div w:id="890579605">
          <w:marLeft w:val="274"/>
          <w:marRight w:val="0"/>
          <w:marTop w:val="0"/>
          <w:marBottom w:val="0"/>
          <w:divBdr>
            <w:top w:val="none" w:sz="0" w:space="0" w:color="auto"/>
            <w:left w:val="none" w:sz="0" w:space="0" w:color="auto"/>
            <w:bottom w:val="none" w:sz="0" w:space="0" w:color="auto"/>
            <w:right w:val="none" w:sz="0" w:space="0" w:color="auto"/>
          </w:divBdr>
        </w:div>
        <w:div w:id="2036692487">
          <w:marLeft w:val="994"/>
          <w:marRight w:val="0"/>
          <w:marTop w:val="0"/>
          <w:marBottom w:val="0"/>
          <w:divBdr>
            <w:top w:val="none" w:sz="0" w:space="0" w:color="auto"/>
            <w:left w:val="none" w:sz="0" w:space="0" w:color="auto"/>
            <w:bottom w:val="none" w:sz="0" w:space="0" w:color="auto"/>
            <w:right w:val="none" w:sz="0" w:space="0" w:color="auto"/>
          </w:divBdr>
        </w:div>
        <w:div w:id="284780015">
          <w:marLeft w:val="994"/>
          <w:marRight w:val="0"/>
          <w:marTop w:val="0"/>
          <w:marBottom w:val="0"/>
          <w:divBdr>
            <w:top w:val="none" w:sz="0" w:space="0" w:color="auto"/>
            <w:left w:val="none" w:sz="0" w:space="0" w:color="auto"/>
            <w:bottom w:val="none" w:sz="0" w:space="0" w:color="auto"/>
            <w:right w:val="none" w:sz="0" w:space="0" w:color="auto"/>
          </w:divBdr>
        </w:div>
        <w:div w:id="202713675">
          <w:marLeft w:val="994"/>
          <w:marRight w:val="0"/>
          <w:marTop w:val="0"/>
          <w:marBottom w:val="0"/>
          <w:divBdr>
            <w:top w:val="none" w:sz="0" w:space="0" w:color="auto"/>
            <w:left w:val="none" w:sz="0" w:space="0" w:color="auto"/>
            <w:bottom w:val="none" w:sz="0" w:space="0" w:color="auto"/>
            <w:right w:val="none" w:sz="0" w:space="0" w:color="auto"/>
          </w:divBdr>
        </w:div>
        <w:div w:id="1910116578">
          <w:marLeft w:val="994"/>
          <w:marRight w:val="0"/>
          <w:marTop w:val="0"/>
          <w:marBottom w:val="0"/>
          <w:divBdr>
            <w:top w:val="none" w:sz="0" w:space="0" w:color="auto"/>
            <w:left w:val="none" w:sz="0" w:space="0" w:color="auto"/>
            <w:bottom w:val="none" w:sz="0" w:space="0" w:color="auto"/>
            <w:right w:val="none" w:sz="0" w:space="0" w:color="auto"/>
          </w:divBdr>
        </w:div>
        <w:div w:id="1320697911">
          <w:marLeft w:val="994"/>
          <w:marRight w:val="0"/>
          <w:marTop w:val="0"/>
          <w:marBottom w:val="0"/>
          <w:divBdr>
            <w:top w:val="none" w:sz="0" w:space="0" w:color="auto"/>
            <w:left w:val="none" w:sz="0" w:space="0" w:color="auto"/>
            <w:bottom w:val="none" w:sz="0" w:space="0" w:color="auto"/>
            <w:right w:val="none" w:sz="0" w:space="0" w:color="auto"/>
          </w:divBdr>
        </w:div>
        <w:div w:id="1234394049">
          <w:marLeft w:val="994"/>
          <w:marRight w:val="0"/>
          <w:marTop w:val="0"/>
          <w:marBottom w:val="0"/>
          <w:divBdr>
            <w:top w:val="none" w:sz="0" w:space="0" w:color="auto"/>
            <w:left w:val="none" w:sz="0" w:space="0" w:color="auto"/>
            <w:bottom w:val="none" w:sz="0" w:space="0" w:color="auto"/>
            <w:right w:val="none" w:sz="0" w:space="0" w:color="auto"/>
          </w:divBdr>
        </w:div>
      </w:divsChild>
    </w:div>
    <w:div w:id="396898953">
      <w:bodyDiv w:val="1"/>
      <w:marLeft w:val="0"/>
      <w:marRight w:val="0"/>
      <w:marTop w:val="0"/>
      <w:marBottom w:val="0"/>
      <w:divBdr>
        <w:top w:val="none" w:sz="0" w:space="0" w:color="auto"/>
        <w:left w:val="none" w:sz="0" w:space="0" w:color="auto"/>
        <w:bottom w:val="none" w:sz="0" w:space="0" w:color="auto"/>
        <w:right w:val="none" w:sz="0" w:space="0" w:color="auto"/>
      </w:divBdr>
      <w:divsChild>
        <w:div w:id="1076048949">
          <w:marLeft w:val="274"/>
          <w:marRight w:val="0"/>
          <w:marTop w:val="0"/>
          <w:marBottom w:val="0"/>
          <w:divBdr>
            <w:top w:val="none" w:sz="0" w:space="0" w:color="auto"/>
            <w:left w:val="none" w:sz="0" w:space="0" w:color="auto"/>
            <w:bottom w:val="none" w:sz="0" w:space="0" w:color="auto"/>
            <w:right w:val="none" w:sz="0" w:space="0" w:color="auto"/>
          </w:divBdr>
        </w:div>
        <w:div w:id="821119488">
          <w:marLeft w:val="994"/>
          <w:marRight w:val="0"/>
          <w:marTop w:val="0"/>
          <w:marBottom w:val="0"/>
          <w:divBdr>
            <w:top w:val="none" w:sz="0" w:space="0" w:color="auto"/>
            <w:left w:val="none" w:sz="0" w:space="0" w:color="auto"/>
            <w:bottom w:val="none" w:sz="0" w:space="0" w:color="auto"/>
            <w:right w:val="none" w:sz="0" w:space="0" w:color="auto"/>
          </w:divBdr>
        </w:div>
        <w:div w:id="705177616">
          <w:marLeft w:val="994"/>
          <w:marRight w:val="0"/>
          <w:marTop w:val="0"/>
          <w:marBottom w:val="0"/>
          <w:divBdr>
            <w:top w:val="none" w:sz="0" w:space="0" w:color="auto"/>
            <w:left w:val="none" w:sz="0" w:space="0" w:color="auto"/>
            <w:bottom w:val="none" w:sz="0" w:space="0" w:color="auto"/>
            <w:right w:val="none" w:sz="0" w:space="0" w:color="auto"/>
          </w:divBdr>
        </w:div>
        <w:div w:id="406805279">
          <w:marLeft w:val="994"/>
          <w:marRight w:val="0"/>
          <w:marTop w:val="0"/>
          <w:marBottom w:val="0"/>
          <w:divBdr>
            <w:top w:val="none" w:sz="0" w:space="0" w:color="auto"/>
            <w:left w:val="none" w:sz="0" w:space="0" w:color="auto"/>
            <w:bottom w:val="none" w:sz="0" w:space="0" w:color="auto"/>
            <w:right w:val="none" w:sz="0" w:space="0" w:color="auto"/>
          </w:divBdr>
        </w:div>
        <w:div w:id="997734492">
          <w:marLeft w:val="994"/>
          <w:marRight w:val="0"/>
          <w:marTop w:val="0"/>
          <w:marBottom w:val="0"/>
          <w:divBdr>
            <w:top w:val="none" w:sz="0" w:space="0" w:color="auto"/>
            <w:left w:val="none" w:sz="0" w:space="0" w:color="auto"/>
            <w:bottom w:val="none" w:sz="0" w:space="0" w:color="auto"/>
            <w:right w:val="none" w:sz="0" w:space="0" w:color="auto"/>
          </w:divBdr>
        </w:div>
        <w:div w:id="678241861">
          <w:marLeft w:val="274"/>
          <w:marRight w:val="0"/>
          <w:marTop w:val="0"/>
          <w:marBottom w:val="0"/>
          <w:divBdr>
            <w:top w:val="none" w:sz="0" w:space="0" w:color="auto"/>
            <w:left w:val="none" w:sz="0" w:space="0" w:color="auto"/>
            <w:bottom w:val="none" w:sz="0" w:space="0" w:color="auto"/>
            <w:right w:val="none" w:sz="0" w:space="0" w:color="auto"/>
          </w:divBdr>
        </w:div>
        <w:div w:id="955985883">
          <w:marLeft w:val="994"/>
          <w:marRight w:val="0"/>
          <w:marTop w:val="0"/>
          <w:marBottom w:val="0"/>
          <w:divBdr>
            <w:top w:val="none" w:sz="0" w:space="0" w:color="auto"/>
            <w:left w:val="none" w:sz="0" w:space="0" w:color="auto"/>
            <w:bottom w:val="none" w:sz="0" w:space="0" w:color="auto"/>
            <w:right w:val="none" w:sz="0" w:space="0" w:color="auto"/>
          </w:divBdr>
        </w:div>
        <w:div w:id="759451962">
          <w:marLeft w:val="994"/>
          <w:marRight w:val="0"/>
          <w:marTop w:val="0"/>
          <w:marBottom w:val="0"/>
          <w:divBdr>
            <w:top w:val="none" w:sz="0" w:space="0" w:color="auto"/>
            <w:left w:val="none" w:sz="0" w:space="0" w:color="auto"/>
            <w:bottom w:val="none" w:sz="0" w:space="0" w:color="auto"/>
            <w:right w:val="none" w:sz="0" w:space="0" w:color="auto"/>
          </w:divBdr>
        </w:div>
        <w:div w:id="1429884330">
          <w:marLeft w:val="1714"/>
          <w:marRight w:val="0"/>
          <w:marTop w:val="0"/>
          <w:marBottom w:val="0"/>
          <w:divBdr>
            <w:top w:val="none" w:sz="0" w:space="0" w:color="auto"/>
            <w:left w:val="none" w:sz="0" w:space="0" w:color="auto"/>
            <w:bottom w:val="none" w:sz="0" w:space="0" w:color="auto"/>
            <w:right w:val="none" w:sz="0" w:space="0" w:color="auto"/>
          </w:divBdr>
        </w:div>
      </w:divsChild>
    </w:div>
    <w:div w:id="454641608">
      <w:bodyDiv w:val="1"/>
      <w:marLeft w:val="0"/>
      <w:marRight w:val="0"/>
      <w:marTop w:val="0"/>
      <w:marBottom w:val="0"/>
      <w:divBdr>
        <w:top w:val="none" w:sz="0" w:space="0" w:color="auto"/>
        <w:left w:val="none" w:sz="0" w:space="0" w:color="auto"/>
        <w:bottom w:val="none" w:sz="0" w:space="0" w:color="auto"/>
        <w:right w:val="none" w:sz="0" w:space="0" w:color="auto"/>
      </w:divBdr>
      <w:divsChild>
        <w:div w:id="248538056">
          <w:marLeft w:val="0"/>
          <w:marRight w:val="0"/>
          <w:marTop w:val="0"/>
          <w:marBottom w:val="0"/>
          <w:divBdr>
            <w:top w:val="none" w:sz="0" w:space="0" w:color="auto"/>
            <w:left w:val="none" w:sz="0" w:space="0" w:color="auto"/>
            <w:bottom w:val="none" w:sz="0" w:space="0" w:color="auto"/>
            <w:right w:val="none" w:sz="0" w:space="0" w:color="auto"/>
          </w:divBdr>
        </w:div>
      </w:divsChild>
    </w:div>
    <w:div w:id="596602494">
      <w:bodyDiv w:val="1"/>
      <w:marLeft w:val="0"/>
      <w:marRight w:val="0"/>
      <w:marTop w:val="0"/>
      <w:marBottom w:val="0"/>
      <w:divBdr>
        <w:top w:val="none" w:sz="0" w:space="0" w:color="auto"/>
        <w:left w:val="none" w:sz="0" w:space="0" w:color="auto"/>
        <w:bottom w:val="none" w:sz="0" w:space="0" w:color="auto"/>
        <w:right w:val="none" w:sz="0" w:space="0" w:color="auto"/>
      </w:divBdr>
    </w:div>
    <w:div w:id="1250240084">
      <w:bodyDiv w:val="1"/>
      <w:marLeft w:val="0"/>
      <w:marRight w:val="0"/>
      <w:marTop w:val="0"/>
      <w:marBottom w:val="0"/>
      <w:divBdr>
        <w:top w:val="none" w:sz="0" w:space="0" w:color="auto"/>
        <w:left w:val="none" w:sz="0" w:space="0" w:color="auto"/>
        <w:bottom w:val="none" w:sz="0" w:space="0" w:color="auto"/>
        <w:right w:val="none" w:sz="0" w:space="0" w:color="auto"/>
      </w:divBdr>
      <w:divsChild>
        <w:div w:id="842473292">
          <w:marLeft w:val="0"/>
          <w:marRight w:val="0"/>
          <w:marTop w:val="0"/>
          <w:marBottom w:val="0"/>
          <w:divBdr>
            <w:top w:val="none" w:sz="0" w:space="0" w:color="auto"/>
            <w:left w:val="none" w:sz="0" w:space="0" w:color="auto"/>
            <w:bottom w:val="none" w:sz="0" w:space="0" w:color="auto"/>
            <w:right w:val="none" w:sz="0" w:space="0" w:color="auto"/>
          </w:divBdr>
        </w:div>
      </w:divsChild>
    </w:div>
    <w:div w:id="1303996731">
      <w:bodyDiv w:val="1"/>
      <w:marLeft w:val="0"/>
      <w:marRight w:val="0"/>
      <w:marTop w:val="0"/>
      <w:marBottom w:val="0"/>
      <w:divBdr>
        <w:top w:val="none" w:sz="0" w:space="0" w:color="auto"/>
        <w:left w:val="none" w:sz="0" w:space="0" w:color="auto"/>
        <w:bottom w:val="none" w:sz="0" w:space="0" w:color="auto"/>
        <w:right w:val="none" w:sz="0" w:space="0" w:color="auto"/>
      </w:divBdr>
      <w:divsChild>
        <w:div w:id="1133183135">
          <w:marLeft w:val="0"/>
          <w:marRight w:val="0"/>
          <w:marTop w:val="0"/>
          <w:marBottom w:val="0"/>
          <w:divBdr>
            <w:top w:val="none" w:sz="0" w:space="0" w:color="auto"/>
            <w:left w:val="none" w:sz="0" w:space="0" w:color="auto"/>
            <w:bottom w:val="none" w:sz="0" w:space="0" w:color="auto"/>
            <w:right w:val="none" w:sz="0" w:space="0" w:color="auto"/>
          </w:divBdr>
        </w:div>
      </w:divsChild>
    </w:div>
    <w:div w:id="1443040184">
      <w:bodyDiv w:val="1"/>
      <w:marLeft w:val="0"/>
      <w:marRight w:val="0"/>
      <w:marTop w:val="0"/>
      <w:marBottom w:val="0"/>
      <w:divBdr>
        <w:top w:val="none" w:sz="0" w:space="0" w:color="auto"/>
        <w:left w:val="none" w:sz="0" w:space="0" w:color="auto"/>
        <w:bottom w:val="none" w:sz="0" w:space="0" w:color="auto"/>
        <w:right w:val="none" w:sz="0" w:space="0" w:color="auto"/>
      </w:divBdr>
    </w:div>
    <w:div w:id="2055765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kaggle.com/code/imdevskp/foliu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datasets/computingvictor/transactions-fraud-datasets/cod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https://www.kaggle.com/datasets/computingvictor/transactions-fraud-datasets/code"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hatgpt.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9C06A-E731-4174-AC5A-1DF5B9AA6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3349</Words>
  <Characters>19094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M</dc:creator>
  <cp:keywords/>
  <dc:description/>
  <cp:lastModifiedBy>Caleb M</cp:lastModifiedBy>
  <cp:revision>2</cp:revision>
  <dcterms:created xsi:type="dcterms:W3CDTF">2024-12-11T03:47:00Z</dcterms:created>
  <dcterms:modified xsi:type="dcterms:W3CDTF">2024-12-11T03:47:00Z</dcterms:modified>
</cp:coreProperties>
</file>